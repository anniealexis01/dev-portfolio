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8430" w14:textId="77777777" w:rsidR="004C7B49" w:rsidRDefault="004C7B49" w:rsidP="00F03BEE">
      <w:pPr>
        <w:tabs>
          <w:tab w:val="left" w:pos="2820"/>
        </w:tabs>
        <w:jc w:val="center"/>
        <w:rPr>
          <w:rFonts w:ascii="Times New Roman" w:hAnsi="Times New Roman" w:cs="Times New Roman"/>
        </w:rPr>
      </w:pPr>
    </w:p>
    <w:p w14:paraId="6F7115A0" w14:textId="3A02674B" w:rsidR="00F03BEE" w:rsidRDefault="00F03BEE" w:rsidP="00F03BEE">
      <w:pPr>
        <w:tabs>
          <w:tab w:val="left" w:pos="2820"/>
        </w:tabs>
        <w:jc w:val="center"/>
        <w:rPr>
          <w:rFonts w:ascii="Times New Roman" w:hAnsi="Times New Roman" w:cs="Times New Roman"/>
        </w:rPr>
      </w:pPr>
      <w:r>
        <w:rPr>
          <w:rFonts w:ascii="Times New Roman" w:hAnsi="Times New Roman" w:cs="Times New Roman"/>
        </w:rPr>
        <w:t xml:space="preserve">Letter of transmittal </w:t>
      </w:r>
    </w:p>
    <w:p w14:paraId="7C25556A" w14:textId="77777777" w:rsidR="00F03BEE" w:rsidRDefault="00F03BEE" w:rsidP="00F03BEE">
      <w:pPr>
        <w:tabs>
          <w:tab w:val="left" w:pos="2820"/>
        </w:tabs>
        <w:jc w:val="center"/>
        <w:rPr>
          <w:rFonts w:ascii="Times New Roman" w:hAnsi="Times New Roman" w:cs="Times New Roman"/>
        </w:rPr>
      </w:pPr>
    </w:p>
    <w:p w14:paraId="0D0DC451" w14:textId="72DB1FC9" w:rsidR="004C3845" w:rsidRPr="00EB6AA4" w:rsidRDefault="004C3845" w:rsidP="004C3845">
      <w:pPr>
        <w:tabs>
          <w:tab w:val="left" w:pos="2820"/>
        </w:tabs>
        <w:rPr>
          <w:rFonts w:ascii="Times New Roman" w:hAnsi="Times New Roman" w:cs="Times New Roman"/>
          <w:color w:val="0E2841" w:themeColor="text2"/>
          <w:sz w:val="48"/>
          <w:szCs w:val="48"/>
        </w:rPr>
      </w:pPr>
      <w:r w:rsidRPr="00EB6AA4">
        <w:rPr>
          <w:rFonts w:ascii="Times New Roman" w:hAnsi="Times New Roman" w:cs="Times New Roman"/>
          <w:color w:val="0E2841" w:themeColor="text2"/>
          <w:sz w:val="48"/>
          <w:szCs w:val="48"/>
        </w:rPr>
        <w:t>Memo</w:t>
      </w:r>
      <w:r w:rsidR="00A90B62">
        <w:rPr>
          <w:rFonts w:ascii="Times New Roman" w:hAnsi="Times New Roman" w:cs="Times New Roman"/>
          <w:color w:val="0E2841" w:themeColor="text2"/>
          <w:sz w:val="48"/>
          <w:szCs w:val="48"/>
        </w:rPr>
        <w:t xml:space="preserve">                                                       </w:t>
      </w:r>
    </w:p>
    <w:p w14:paraId="64310834" w14:textId="77777777" w:rsidR="004C3845" w:rsidRDefault="004C3845" w:rsidP="004C3845">
      <w:pPr>
        <w:tabs>
          <w:tab w:val="left" w:pos="2820"/>
        </w:tabs>
        <w:rPr>
          <w:rFonts w:ascii="Times New Roman" w:hAnsi="Times New Roman" w:cs="Times New Roman"/>
        </w:rPr>
      </w:pPr>
      <w:r>
        <w:rPr>
          <w:rFonts w:ascii="Times New Roman" w:hAnsi="Times New Roman" w:cs="Times New Roman"/>
        </w:rPr>
        <w:t xml:space="preserve">To:  </w:t>
      </w:r>
      <w:r w:rsidRPr="00887024">
        <w:rPr>
          <w:rFonts w:ascii="Times New Roman" w:hAnsi="Times New Roman" w:cs="Times New Roman"/>
        </w:rPr>
        <w:t>Valerie Powell-Stafford</w:t>
      </w:r>
      <w:r>
        <w:rPr>
          <w:rFonts w:ascii="Times New Roman" w:hAnsi="Times New Roman" w:cs="Times New Roman"/>
        </w:rPr>
        <w:t xml:space="preserve"> (President)</w:t>
      </w:r>
    </w:p>
    <w:p w14:paraId="4814963F" w14:textId="77777777" w:rsidR="004C3845" w:rsidRDefault="004C3845" w:rsidP="004C3845">
      <w:pPr>
        <w:tabs>
          <w:tab w:val="left" w:pos="2820"/>
        </w:tabs>
        <w:rPr>
          <w:rFonts w:ascii="Times New Roman" w:hAnsi="Times New Roman" w:cs="Times New Roman"/>
        </w:rPr>
      </w:pPr>
      <w:r>
        <w:rPr>
          <w:rFonts w:ascii="Times New Roman" w:hAnsi="Times New Roman" w:cs="Times New Roman"/>
        </w:rPr>
        <w:t>From: Annie Alexis (chief compliance officer)</w:t>
      </w:r>
    </w:p>
    <w:p w14:paraId="58D4C32E" w14:textId="77777777" w:rsidR="004C3845" w:rsidRDefault="004C3845" w:rsidP="004C3845">
      <w:pPr>
        <w:tabs>
          <w:tab w:val="left" w:pos="2820"/>
        </w:tabs>
        <w:rPr>
          <w:rFonts w:ascii="Times New Roman" w:hAnsi="Times New Roman" w:cs="Times New Roman"/>
        </w:rPr>
      </w:pPr>
      <w:r>
        <w:rPr>
          <w:rFonts w:ascii="Times New Roman" w:hAnsi="Times New Roman" w:cs="Times New Roman"/>
        </w:rPr>
        <w:t>Date: November  30</w:t>
      </w:r>
      <w:r w:rsidRPr="00F32ECE">
        <w:rPr>
          <w:rFonts w:ascii="Times New Roman" w:hAnsi="Times New Roman" w:cs="Times New Roman"/>
          <w:vertAlign w:val="superscript"/>
        </w:rPr>
        <w:t>th</w:t>
      </w:r>
    </w:p>
    <w:p w14:paraId="7550A2CF" w14:textId="77777777" w:rsidR="004C3845" w:rsidRPr="00EB6AA4" w:rsidRDefault="004C3845" w:rsidP="004C3845">
      <w:pPr>
        <w:tabs>
          <w:tab w:val="left" w:pos="2820"/>
        </w:tabs>
        <w:rPr>
          <w:rFonts w:ascii="Times New Roman" w:hAnsi="Times New Roman" w:cs="Times New Roman"/>
          <w:color w:val="0F4761" w:themeColor="accent1" w:themeShade="BF"/>
        </w:rPr>
      </w:pPr>
      <w:r>
        <w:rPr>
          <w:rFonts w:ascii="Times New Roman" w:hAnsi="Times New Roman" w:cs="Times New Roman"/>
        </w:rPr>
        <w:t>Subject: Recommendation report</w:t>
      </w:r>
    </w:p>
    <w:p w14:paraId="3182DD01" w14:textId="77777777" w:rsidR="004C3845" w:rsidRPr="00EB6AA4" w:rsidRDefault="004C3845" w:rsidP="004C3845">
      <w:pPr>
        <w:tabs>
          <w:tab w:val="left" w:pos="2820"/>
        </w:tabs>
        <w:rPr>
          <w:rFonts w:ascii="Times New Roman" w:hAnsi="Times New Roman" w:cs="Times New Roman"/>
          <w:color w:val="156082" w:themeColor="accent1"/>
        </w:rPr>
      </w:pPr>
    </w:p>
    <w:p w14:paraId="0465484F" w14:textId="77777777" w:rsidR="004C3845" w:rsidRDefault="004C3845" w:rsidP="004C3845">
      <w:pPr>
        <w:tabs>
          <w:tab w:val="left" w:pos="2820"/>
        </w:tabs>
        <w:rPr>
          <w:rFonts w:ascii="Times New Roman" w:hAnsi="Times New Roman" w:cs="Times New Roman"/>
        </w:rPr>
      </w:pPr>
      <w:r>
        <w:rPr>
          <w:rFonts w:ascii="Times New Roman" w:hAnsi="Times New Roman" w:cs="Times New Roman"/>
        </w:rPr>
        <w:t xml:space="preserve">Dear Mrs. </w:t>
      </w:r>
      <w:r w:rsidRPr="00887024">
        <w:rPr>
          <w:rFonts w:ascii="Times New Roman" w:hAnsi="Times New Roman" w:cs="Times New Roman"/>
        </w:rPr>
        <w:t>Powell-Stafford</w:t>
      </w:r>
      <w:r>
        <w:rPr>
          <w:rFonts w:ascii="Times New Roman" w:hAnsi="Times New Roman" w:cs="Times New Roman"/>
        </w:rPr>
        <w:t>,</w:t>
      </w:r>
    </w:p>
    <w:p w14:paraId="3C93A31D" w14:textId="402180D3" w:rsidR="004C3845" w:rsidRDefault="004C3845" w:rsidP="004C3845">
      <w:pPr>
        <w:tabs>
          <w:tab w:val="left" w:pos="2820"/>
        </w:tabs>
        <w:rPr>
          <w:rFonts w:ascii="Times New Roman" w:hAnsi="Times New Roman" w:cs="Times New Roman"/>
        </w:rPr>
      </w:pPr>
      <w:r w:rsidRPr="004E0B0F">
        <w:rPr>
          <w:rFonts w:ascii="Times New Roman" w:hAnsi="Times New Roman" w:cs="Times New Roman"/>
        </w:rPr>
        <w:t>The purpose of this report is to analyze the contributors, make comparisons based on industry standards and recommendations for addressing, rectifying, and preventing these incidents from repeating</w:t>
      </w:r>
      <w:r>
        <w:rPr>
          <w:rFonts w:ascii="Times New Roman" w:hAnsi="Times New Roman" w:cs="Times New Roman"/>
        </w:rPr>
        <w:t xml:space="preserve">. </w:t>
      </w:r>
      <w:r w:rsidRPr="00F41D38">
        <w:rPr>
          <w:rFonts w:ascii="Times New Roman" w:hAnsi="Times New Roman" w:cs="Times New Roman"/>
        </w:rPr>
        <w:t>Patient safety is a globally recognized issue that warrants the implementation of action plans to reduce preventable harm to patients.</w:t>
      </w:r>
      <w:r>
        <w:rPr>
          <w:rFonts w:ascii="Times New Roman" w:hAnsi="Times New Roman" w:cs="Times New Roman"/>
        </w:rPr>
        <w:t xml:space="preserve"> The recent incident has highlighted </w:t>
      </w:r>
      <w:r w:rsidRPr="00284759">
        <w:rPr>
          <w:rFonts w:ascii="Times New Roman" w:hAnsi="Times New Roman" w:cs="Times New Roman"/>
        </w:rPr>
        <w:t>deficiencies that led to the issuance of a consent order after failed hospital inspections.</w:t>
      </w:r>
      <w:r>
        <w:rPr>
          <w:rFonts w:ascii="Times New Roman" w:hAnsi="Times New Roman" w:cs="Times New Roman"/>
        </w:rPr>
        <w:t xml:space="preserve"> The continuation of the order </w:t>
      </w:r>
      <w:r w:rsidRPr="00670095">
        <w:rPr>
          <w:rFonts w:ascii="Times New Roman" w:hAnsi="Times New Roman" w:cs="Times New Roman"/>
        </w:rPr>
        <w:t>revealed systemic weaknesses to patient care and safety rule compliance</w:t>
      </w:r>
      <w:r>
        <w:rPr>
          <w:rFonts w:ascii="Times New Roman" w:hAnsi="Times New Roman" w:cs="Times New Roman"/>
        </w:rPr>
        <w:t>.</w:t>
      </w:r>
    </w:p>
    <w:p w14:paraId="06E57405" w14:textId="75C18E40" w:rsidR="004C3845" w:rsidRDefault="004C3845" w:rsidP="004C3845">
      <w:pPr>
        <w:tabs>
          <w:tab w:val="left" w:pos="2820"/>
        </w:tabs>
        <w:rPr>
          <w:rFonts w:ascii="Times New Roman" w:hAnsi="Times New Roman" w:cs="Times New Roman"/>
        </w:rPr>
      </w:pPr>
      <w:r>
        <w:rPr>
          <w:rFonts w:ascii="Times New Roman" w:hAnsi="Times New Roman" w:cs="Times New Roman"/>
        </w:rPr>
        <w:t xml:space="preserve">This document will analyze several ways in which patient harm can be avoided, patient care can be </w:t>
      </w:r>
      <w:r w:rsidR="003A5943">
        <w:rPr>
          <w:rFonts w:ascii="Times New Roman" w:hAnsi="Times New Roman" w:cs="Times New Roman"/>
        </w:rPr>
        <w:t>maximized,</w:t>
      </w:r>
      <w:r>
        <w:rPr>
          <w:rFonts w:ascii="Times New Roman" w:hAnsi="Times New Roman" w:cs="Times New Roman"/>
        </w:rPr>
        <w:t xml:space="preserve"> and compliance and patient trust can be attained. It will also show the relationship between staffing and safety/patient outcomes, bring attention to the current state of the hospital procedures and the challenges faced daily. A </w:t>
      </w:r>
      <w:r w:rsidR="003A5943">
        <w:rPr>
          <w:rFonts w:ascii="Times New Roman" w:hAnsi="Times New Roman" w:cs="Times New Roman"/>
        </w:rPr>
        <w:t>step-by-step</w:t>
      </w:r>
      <w:r>
        <w:rPr>
          <w:rFonts w:ascii="Times New Roman" w:hAnsi="Times New Roman" w:cs="Times New Roman"/>
        </w:rPr>
        <w:t xml:space="preserve"> recommendations for different department will be provided in this literature that will reiterate issues, address it and inform of new strategies that will mitigate adverse events and reduce patient harm. </w:t>
      </w:r>
    </w:p>
    <w:p w14:paraId="2BA0872F" w14:textId="77777777" w:rsidR="004C3845" w:rsidRDefault="004C3845" w:rsidP="004C3845">
      <w:pPr>
        <w:tabs>
          <w:tab w:val="left" w:pos="2820"/>
        </w:tabs>
        <w:rPr>
          <w:rFonts w:ascii="Times New Roman" w:hAnsi="Times New Roman" w:cs="Times New Roman"/>
        </w:rPr>
      </w:pPr>
    </w:p>
    <w:p w14:paraId="486EE5B9" w14:textId="77777777" w:rsidR="004C3845" w:rsidRDefault="004C3845" w:rsidP="004C3845">
      <w:pPr>
        <w:tabs>
          <w:tab w:val="left" w:pos="2820"/>
        </w:tabs>
        <w:rPr>
          <w:rFonts w:ascii="Times New Roman" w:hAnsi="Times New Roman" w:cs="Times New Roman"/>
        </w:rPr>
      </w:pPr>
    </w:p>
    <w:p w14:paraId="616FC744" w14:textId="77777777" w:rsidR="004C3845" w:rsidRDefault="004C3845" w:rsidP="004C3845">
      <w:pPr>
        <w:tabs>
          <w:tab w:val="left" w:pos="2820"/>
        </w:tabs>
        <w:rPr>
          <w:rFonts w:ascii="Times New Roman" w:hAnsi="Times New Roman" w:cs="Times New Roman"/>
        </w:rPr>
      </w:pPr>
      <w:r>
        <w:rPr>
          <w:rFonts w:ascii="Times New Roman" w:hAnsi="Times New Roman" w:cs="Times New Roman"/>
        </w:rPr>
        <w:t>Annie Alexis</w:t>
      </w:r>
    </w:p>
    <w:p w14:paraId="18FEBB23" w14:textId="4B3139DC" w:rsidR="00DD01AA" w:rsidRPr="004C3845" w:rsidRDefault="00DD01AA">
      <w:pPr>
        <w:rPr>
          <w:rFonts w:ascii="Times New Roman" w:hAnsi="Times New Roman" w:cs="Times New Roman"/>
        </w:rPr>
      </w:pPr>
    </w:p>
    <w:p w14:paraId="69186C9B" w14:textId="77777777" w:rsidR="0094030E" w:rsidRDefault="0094030E"/>
    <w:p w14:paraId="72F1A942" w14:textId="77777777" w:rsidR="0094030E" w:rsidRDefault="0094030E"/>
    <w:p w14:paraId="33D976EB" w14:textId="77777777" w:rsidR="009F3633" w:rsidRDefault="009F3633" w:rsidP="009F3633"/>
    <w:p w14:paraId="5D161B46" w14:textId="77777777" w:rsidR="009F3633" w:rsidRDefault="009F3633" w:rsidP="009F3633">
      <w:pPr>
        <w:jc w:val="center"/>
      </w:pPr>
    </w:p>
    <w:p w14:paraId="781C12CF" w14:textId="77777777" w:rsidR="009F3633" w:rsidRDefault="009F3633" w:rsidP="009F3633">
      <w:pPr>
        <w:jc w:val="center"/>
      </w:pPr>
    </w:p>
    <w:p w14:paraId="7826746C" w14:textId="77777777" w:rsidR="009F3633" w:rsidRDefault="009F3633" w:rsidP="009F3633">
      <w:pPr>
        <w:jc w:val="center"/>
      </w:pPr>
    </w:p>
    <w:p w14:paraId="0BFD4A1A" w14:textId="77777777" w:rsidR="009F3633" w:rsidRDefault="009F3633" w:rsidP="009F3633">
      <w:pPr>
        <w:jc w:val="center"/>
      </w:pPr>
    </w:p>
    <w:p w14:paraId="054B8CCA" w14:textId="77777777" w:rsidR="009F3633" w:rsidRDefault="009F3633" w:rsidP="009F3633">
      <w:pPr>
        <w:jc w:val="center"/>
      </w:pPr>
    </w:p>
    <w:p w14:paraId="3FD0705E" w14:textId="77777777" w:rsidR="009F3633" w:rsidRDefault="009F3633" w:rsidP="009F3633">
      <w:pPr>
        <w:jc w:val="center"/>
      </w:pPr>
    </w:p>
    <w:p w14:paraId="7F2411B8" w14:textId="77777777" w:rsidR="009F3633" w:rsidRDefault="009F3633" w:rsidP="009F3633">
      <w:pPr>
        <w:jc w:val="center"/>
      </w:pPr>
    </w:p>
    <w:p w14:paraId="20D5A59C" w14:textId="2B977352" w:rsidR="009F3633" w:rsidRPr="0086169A" w:rsidRDefault="00D32429" w:rsidP="009F3633">
      <w:pPr>
        <w:jc w:val="center"/>
        <w:rPr>
          <w:rFonts w:ascii="Times New Roman" w:hAnsi="Times New Roman" w:cs="Times New Roman"/>
        </w:rPr>
      </w:pPr>
      <w:r w:rsidRPr="0086169A">
        <w:rPr>
          <w:rFonts w:ascii="Times New Roman" w:hAnsi="Times New Roman" w:cs="Times New Roman"/>
        </w:rPr>
        <w:t>Recommendation Report</w:t>
      </w:r>
    </w:p>
    <w:p w14:paraId="1A78BA07" w14:textId="0681C085" w:rsidR="00910702" w:rsidRPr="0086169A" w:rsidRDefault="00910702" w:rsidP="000613A2">
      <w:pPr>
        <w:jc w:val="center"/>
        <w:rPr>
          <w:rFonts w:ascii="Times New Roman" w:hAnsi="Times New Roman" w:cs="Times New Roman"/>
        </w:rPr>
      </w:pPr>
      <w:r w:rsidRPr="0086169A">
        <w:rPr>
          <w:rFonts w:ascii="Times New Roman" w:hAnsi="Times New Roman" w:cs="Times New Roman"/>
        </w:rPr>
        <w:t>Patient Safety</w:t>
      </w:r>
      <w:r w:rsidR="00D32429" w:rsidRPr="0086169A">
        <w:rPr>
          <w:rFonts w:ascii="Times New Roman" w:hAnsi="Times New Roman" w:cs="Times New Roman"/>
        </w:rPr>
        <w:t xml:space="preserve"> and </w:t>
      </w:r>
      <w:r w:rsidR="000613A2" w:rsidRPr="0086169A">
        <w:rPr>
          <w:rFonts w:ascii="Times New Roman" w:hAnsi="Times New Roman" w:cs="Times New Roman"/>
        </w:rPr>
        <w:t>compliance</w:t>
      </w:r>
    </w:p>
    <w:p w14:paraId="5DD6BCF4" w14:textId="6B2A319F" w:rsidR="00AC43EF" w:rsidRPr="0086169A" w:rsidRDefault="00AC43EF" w:rsidP="006B08F2">
      <w:pPr>
        <w:jc w:val="center"/>
        <w:rPr>
          <w:rFonts w:ascii="Times New Roman" w:hAnsi="Times New Roman" w:cs="Times New Roman"/>
        </w:rPr>
      </w:pPr>
      <w:r w:rsidRPr="0086169A">
        <w:rPr>
          <w:rFonts w:ascii="Times New Roman" w:hAnsi="Times New Roman" w:cs="Times New Roman"/>
        </w:rPr>
        <w:t>Annie Alexis</w:t>
      </w:r>
    </w:p>
    <w:p w14:paraId="439D2A3E" w14:textId="5640ED4E" w:rsidR="00AC43EF" w:rsidRPr="0086169A" w:rsidRDefault="00AC43EF" w:rsidP="006B08F2">
      <w:pPr>
        <w:jc w:val="center"/>
        <w:rPr>
          <w:rFonts w:ascii="Times New Roman" w:hAnsi="Times New Roman" w:cs="Times New Roman"/>
        </w:rPr>
      </w:pPr>
      <w:r w:rsidRPr="0086169A">
        <w:rPr>
          <w:rFonts w:ascii="Times New Roman" w:hAnsi="Times New Roman" w:cs="Times New Roman"/>
        </w:rPr>
        <w:t>11/</w:t>
      </w:r>
      <w:r w:rsidR="000613A2" w:rsidRPr="0086169A">
        <w:rPr>
          <w:rFonts w:ascii="Times New Roman" w:hAnsi="Times New Roman" w:cs="Times New Roman"/>
        </w:rPr>
        <w:t>30</w:t>
      </w:r>
      <w:r w:rsidRPr="0086169A">
        <w:rPr>
          <w:rFonts w:ascii="Times New Roman" w:hAnsi="Times New Roman" w:cs="Times New Roman"/>
        </w:rPr>
        <w:t>/2025</w:t>
      </w:r>
    </w:p>
    <w:p w14:paraId="649EF98E" w14:textId="77777777" w:rsidR="005D6ED4" w:rsidRPr="0086169A" w:rsidRDefault="005D6ED4" w:rsidP="006B08F2">
      <w:pPr>
        <w:jc w:val="center"/>
        <w:rPr>
          <w:rFonts w:ascii="Times New Roman" w:hAnsi="Times New Roman" w:cs="Times New Roman"/>
        </w:rPr>
      </w:pPr>
    </w:p>
    <w:p w14:paraId="3295E5A4" w14:textId="77777777" w:rsidR="005D6ED4" w:rsidRPr="0086169A" w:rsidRDefault="005D6ED4" w:rsidP="006B08F2">
      <w:pPr>
        <w:jc w:val="center"/>
        <w:rPr>
          <w:rFonts w:ascii="Times New Roman" w:hAnsi="Times New Roman" w:cs="Times New Roman"/>
        </w:rPr>
      </w:pPr>
    </w:p>
    <w:p w14:paraId="436E777E" w14:textId="27C190E2" w:rsidR="005D6ED4" w:rsidRPr="0086169A" w:rsidRDefault="005D6ED4" w:rsidP="005D6ED4">
      <w:pPr>
        <w:rPr>
          <w:rFonts w:ascii="Times New Roman" w:hAnsi="Times New Roman" w:cs="Times New Roman"/>
        </w:rPr>
      </w:pPr>
      <w:r w:rsidRPr="0086169A">
        <w:rPr>
          <w:rFonts w:ascii="Times New Roman" w:hAnsi="Times New Roman" w:cs="Times New Roman"/>
        </w:rPr>
        <w:t>Patient safety is a globally recognized issue that warrants the implementation of action plans to reduce preventable harm to patients.</w:t>
      </w:r>
    </w:p>
    <w:p w14:paraId="0845D6F6" w14:textId="77777777" w:rsidR="0042643F" w:rsidRDefault="0042643F" w:rsidP="006B08F2">
      <w:pPr>
        <w:jc w:val="center"/>
      </w:pPr>
    </w:p>
    <w:p w14:paraId="0DF75670" w14:textId="77777777" w:rsidR="0042643F" w:rsidRDefault="0042643F" w:rsidP="006B08F2">
      <w:pPr>
        <w:jc w:val="center"/>
      </w:pPr>
    </w:p>
    <w:p w14:paraId="13E40C46" w14:textId="77777777" w:rsidR="0042643F" w:rsidRDefault="0042643F" w:rsidP="006B08F2">
      <w:pPr>
        <w:jc w:val="center"/>
      </w:pPr>
    </w:p>
    <w:p w14:paraId="53CAA4C3" w14:textId="77777777" w:rsidR="0042643F" w:rsidRDefault="0042643F" w:rsidP="006B08F2">
      <w:pPr>
        <w:jc w:val="center"/>
      </w:pPr>
    </w:p>
    <w:p w14:paraId="797830CF" w14:textId="77777777" w:rsidR="0042643F" w:rsidRDefault="0042643F" w:rsidP="006B08F2">
      <w:pPr>
        <w:jc w:val="center"/>
      </w:pPr>
    </w:p>
    <w:p w14:paraId="6F327051" w14:textId="77777777" w:rsidR="0042643F" w:rsidRDefault="0042643F" w:rsidP="006B08F2">
      <w:pPr>
        <w:jc w:val="center"/>
      </w:pPr>
    </w:p>
    <w:p w14:paraId="45FFA47C" w14:textId="77777777" w:rsidR="0042643F" w:rsidRDefault="0042643F" w:rsidP="006B08F2">
      <w:pPr>
        <w:jc w:val="center"/>
      </w:pPr>
    </w:p>
    <w:p w14:paraId="2D9711B1" w14:textId="77777777" w:rsidR="0042643F" w:rsidRDefault="0042643F" w:rsidP="006B08F2">
      <w:pPr>
        <w:jc w:val="center"/>
      </w:pPr>
    </w:p>
    <w:p w14:paraId="4EA79F57" w14:textId="77777777" w:rsidR="0042643F" w:rsidRDefault="0042643F" w:rsidP="006B08F2">
      <w:pPr>
        <w:jc w:val="center"/>
      </w:pPr>
    </w:p>
    <w:p w14:paraId="7132D2AF" w14:textId="77777777" w:rsidR="0042643F" w:rsidRDefault="0042643F" w:rsidP="006B08F2">
      <w:pPr>
        <w:jc w:val="center"/>
      </w:pPr>
    </w:p>
    <w:p w14:paraId="699DBF7E" w14:textId="77777777" w:rsidR="0086169A" w:rsidRDefault="0086169A" w:rsidP="006B08F2">
      <w:pPr>
        <w:jc w:val="center"/>
      </w:pPr>
    </w:p>
    <w:p w14:paraId="5B72E1D6" w14:textId="77777777" w:rsidR="0042643F" w:rsidRDefault="0042643F" w:rsidP="006B08F2">
      <w:pPr>
        <w:jc w:val="center"/>
      </w:pPr>
    </w:p>
    <w:p w14:paraId="787784D7" w14:textId="025D2D18" w:rsidR="0042643F" w:rsidRPr="0086169A" w:rsidRDefault="0042643F" w:rsidP="005D6ED4">
      <w:pPr>
        <w:jc w:val="center"/>
        <w:rPr>
          <w:rFonts w:ascii="Times New Roman" w:hAnsi="Times New Roman" w:cs="Times New Roman"/>
        </w:rPr>
      </w:pPr>
      <w:r w:rsidRPr="0086169A">
        <w:rPr>
          <w:rFonts w:ascii="Times New Roman" w:hAnsi="Times New Roman" w:cs="Times New Roman"/>
        </w:rPr>
        <w:lastRenderedPageBreak/>
        <w:t>Table of contents</w:t>
      </w:r>
    </w:p>
    <w:p w14:paraId="5F7A0DB1" w14:textId="08D02274" w:rsidR="00F811CB" w:rsidRPr="0086169A" w:rsidRDefault="00A458EB" w:rsidP="0042643F">
      <w:pPr>
        <w:rPr>
          <w:rFonts w:ascii="Times New Roman" w:hAnsi="Times New Roman" w:cs="Times New Roman"/>
        </w:rPr>
      </w:pPr>
      <w:r w:rsidRPr="0086169A">
        <w:rPr>
          <w:rFonts w:ascii="Times New Roman" w:hAnsi="Times New Roman" w:cs="Times New Roman"/>
        </w:rPr>
        <w:t>Letter of transmittal</w:t>
      </w:r>
    </w:p>
    <w:p w14:paraId="5C4DADBF" w14:textId="2A62DB9E" w:rsidR="00A458EB" w:rsidRPr="0086169A" w:rsidRDefault="00BA7DC3" w:rsidP="0042643F">
      <w:pPr>
        <w:rPr>
          <w:rFonts w:ascii="Times New Roman" w:hAnsi="Times New Roman" w:cs="Times New Roman"/>
        </w:rPr>
      </w:pPr>
      <w:r w:rsidRPr="0086169A">
        <w:rPr>
          <w:rFonts w:ascii="Times New Roman" w:hAnsi="Times New Roman" w:cs="Times New Roman"/>
        </w:rPr>
        <w:t>E</w:t>
      </w:r>
      <w:r w:rsidR="004C6D1E" w:rsidRPr="0086169A">
        <w:rPr>
          <w:rFonts w:ascii="Times New Roman" w:hAnsi="Times New Roman" w:cs="Times New Roman"/>
        </w:rPr>
        <w:t>xecutive summary</w:t>
      </w:r>
    </w:p>
    <w:p w14:paraId="633000E6" w14:textId="03B4A358" w:rsidR="004C6D1E" w:rsidRPr="0086169A" w:rsidRDefault="00BA7DC3" w:rsidP="0042643F">
      <w:pPr>
        <w:rPr>
          <w:rFonts w:ascii="Times New Roman" w:hAnsi="Times New Roman" w:cs="Times New Roman"/>
        </w:rPr>
      </w:pPr>
      <w:r w:rsidRPr="0086169A">
        <w:rPr>
          <w:rFonts w:ascii="Times New Roman" w:hAnsi="Times New Roman" w:cs="Times New Roman"/>
        </w:rPr>
        <w:t>I</w:t>
      </w:r>
      <w:r w:rsidR="004C6D1E" w:rsidRPr="0086169A">
        <w:rPr>
          <w:rFonts w:ascii="Times New Roman" w:hAnsi="Times New Roman" w:cs="Times New Roman"/>
        </w:rPr>
        <w:t>ntroduction</w:t>
      </w:r>
    </w:p>
    <w:p w14:paraId="428F97F4" w14:textId="61286E84" w:rsidR="004412BD" w:rsidRPr="0086169A" w:rsidRDefault="00BA7DC3" w:rsidP="0042643F">
      <w:pPr>
        <w:rPr>
          <w:rFonts w:ascii="Times New Roman" w:hAnsi="Times New Roman" w:cs="Times New Roman"/>
        </w:rPr>
      </w:pPr>
      <w:r w:rsidRPr="0086169A">
        <w:rPr>
          <w:rFonts w:ascii="Times New Roman" w:hAnsi="Times New Roman" w:cs="Times New Roman"/>
        </w:rPr>
        <w:t>E</w:t>
      </w:r>
      <w:r w:rsidR="008A2000" w:rsidRPr="0086169A">
        <w:rPr>
          <w:rFonts w:ascii="Times New Roman" w:hAnsi="Times New Roman" w:cs="Times New Roman"/>
        </w:rPr>
        <w:t>xamination of findings</w:t>
      </w:r>
      <w:r w:rsidR="005851DF" w:rsidRPr="0086169A">
        <w:rPr>
          <w:rFonts w:ascii="Times New Roman" w:hAnsi="Times New Roman" w:cs="Times New Roman"/>
        </w:rPr>
        <w:tab/>
      </w:r>
    </w:p>
    <w:p w14:paraId="13EDF3AD" w14:textId="2A05FB8A" w:rsidR="005851DF" w:rsidRPr="0086169A" w:rsidRDefault="004412BD" w:rsidP="000D1372">
      <w:pPr>
        <w:ind w:firstLine="720"/>
        <w:rPr>
          <w:rFonts w:ascii="Times New Roman" w:hAnsi="Times New Roman" w:cs="Times New Roman"/>
        </w:rPr>
      </w:pPr>
      <w:r w:rsidRPr="0086169A">
        <w:rPr>
          <w:rFonts w:ascii="Times New Roman" w:hAnsi="Times New Roman" w:cs="Times New Roman"/>
        </w:rPr>
        <w:t>Staffing issues</w:t>
      </w:r>
    </w:p>
    <w:p w14:paraId="14B43493" w14:textId="5ACEA9D6" w:rsidR="00344214" w:rsidRPr="0086169A" w:rsidRDefault="00344214" w:rsidP="000D1372">
      <w:pPr>
        <w:ind w:firstLine="720"/>
        <w:rPr>
          <w:rFonts w:ascii="Times New Roman" w:hAnsi="Times New Roman" w:cs="Times New Roman"/>
        </w:rPr>
      </w:pPr>
      <w:r w:rsidRPr="0086169A">
        <w:rPr>
          <w:rFonts w:ascii="Times New Roman" w:hAnsi="Times New Roman" w:cs="Times New Roman"/>
        </w:rPr>
        <w:tab/>
        <w:t>Burnout</w:t>
      </w:r>
    </w:p>
    <w:p w14:paraId="1BA8F271" w14:textId="251C2171" w:rsidR="00344214" w:rsidRPr="0086169A" w:rsidRDefault="002D4B59" w:rsidP="000D1372">
      <w:pPr>
        <w:ind w:firstLine="720"/>
        <w:rPr>
          <w:rFonts w:ascii="Times New Roman" w:hAnsi="Times New Roman" w:cs="Times New Roman"/>
        </w:rPr>
      </w:pPr>
      <w:r w:rsidRPr="0086169A">
        <w:rPr>
          <w:rFonts w:ascii="Times New Roman" w:hAnsi="Times New Roman" w:cs="Times New Roman"/>
        </w:rPr>
        <w:t>Communication</w:t>
      </w:r>
    </w:p>
    <w:p w14:paraId="62FBFD59" w14:textId="158A78B2" w:rsidR="002D4B59" w:rsidRPr="0086169A" w:rsidRDefault="002D4B59" w:rsidP="000D1372">
      <w:pPr>
        <w:ind w:firstLine="720"/>
        <w:rPr>
          <w:rFonts w:ascii="Times New Roman" w:hAnsi="Times New Roman" w:cs="Times New Roman"/>
        </w:rPr>
      </w:pPr>
      <w:r w:rsidRPr="0086169A">
        <w:rPr>
          <w:rFonts w:ascii="Times New Roman" w:hAnsi="Times New Roman" w:cs="Times New Roman"/>
        </w:rPr>
        <w:t>Policy and procedures</w:t>
      </w:r>
    </w:p>
    <w:p w14:paraId="7B861F0B" w14:textId="6643F24F" w:rsidR="002D4B59" w:rsidRPr="0086169A" w:rsidRDefault="00BA7DC3" w:rsidP="000D1372">
      <w:pPr>
        <w:ind w:firstLine="720"/>
        <w:rPr>
          <w:rFonts w:ascii="Times New Roman" w:hAnsi="Times New Roman" w:cs="Times New Roman"/>
        </w:rPr>
      </w:pPr>
      <w:r w:rsidRPr="0086169A">
        <w:rPr>
          <w:rFonts w:ascii="Times New Roman" w:hAnsi="Times New Roman" w:cs="Times New Roman"/>
        </w:rPr>
        <w:t xml:space="preserve">Training </w:t>
      </w:r>
    </w:p>
    <w:p w14:paraId="1BE207F9" w14:textId="1B2E385C" w:rsidR="00BA7DC3" w:rsidRPr="0086169A" w:rsidRDefault="00BA7DC3" w:rsidP="00BA7DC3">
      <w:pPr>
        <w:ind w:firstLine="720"/>
        <w:rPr>
          <w:rFonts w:ascii="Times New Roman" w:hAnsi="Times New Roman" w:cs="Times New Roman"/>
        </w:rPr>
      </w:pPr>
      <w:r w:rsidRPr="0086169A">
        <w:rPr>
          <w:rFonts w:ascii="Times New Roman" w:hAnsi="Times New Roman" w:cs="Times New Roman"/>
        </w:rPr>
        <w:t>Health Literacy</w:t>
      </w:r>
    </w:p>
    <w:p w14:paraId="6F0A8946" w14:textId="60FA8F63" w:rsidR="008A2000" w:rsidRPr="0086169A" w:rsidRDefault="00BA7DC3" w:rsidP="00BA7DC3">
      <w:pPr>
        <w:rPr>
          <w:rFonts w:ascii="Times New Roman" w:hAnsi="Times New Roman" w:cs="Times New Roman"/>
        </w:rPr>
      </w:pPr>
      <w:r w:rsidRPr="0086169A">
        <w:rPr>
          <w:rFonts w:ascii="Times New Roman" w:hAnsi="Times New Roman" w:cs="Times New Roman"/>
        </w:rPr>
        <w:t>R</w:t>
      </w:r>
      <w:r w:rsidR="008A2000" w:rsidRPr="0086169A">
        <w:rPr>
          <w:rFonts w:ascii="Times New Roman" w:hAnsi="Times New Roman" w:cs="Times New Roman"/>
        </w:rPr>
        <w:t>ecommendations</w:t>
      </w:r>
    </w:p>
    <w:p w14:paraId="09CC29B1" w14:textId="18AE4EA7" w:rsidR="00BA7DC3" w:rsidRPr="0086169A" w:rsidRDefault="00BA7DC3" w:rsidP="00BA7DC3">
      <w:pPr>
        <w:rPr>
          <w:rFonts w:ascii="Times New Roman" w:hAnsi="Times New Roman" w:cs="Times New Roman"/>
        </w:rPr>
      </w:pPr>
      <w:r w:rsidRPr="0086169A">
        <w:rPr>
          <w:rFonts w:ascii="Times New Roman" w:hAnsi="Times New Roman" w:cs="Times New Roman"/>
        </w:rPr>
        <w:tab/>
      </w:r>
      <w:r w:rsidR="008238BF" w:rsidRPr="0086169A">
        <w:rPr>
          <w:rFonts w:ascii="Times New Roman" w:hAnsi="Times New Roman" w:cs="Times New Roman"/>
        </w:rPr>
        <w:t>Nurse to patient ratios</w:t>
      </w:r>
    </w:p>
    <w:p w14:paraId="55219E1C" w14:textId="236C20F9" w:rsidR="008238BF" w:rsidRPr="0086169A" w:rsidRDefault="008238BF" w:rsidP="00BA7DC3">
      <w:pPr>
        <w:rPr>
          <w:rFonts w:ascii="Times New Roman" w:hAnsi="Times New Roman" w:cs="Times New Roman"/>
        </w:rPr>
      </w:pPr>
      <w:r w:rsidRPr="0086169A">
        <w:rPr>
          <w:rFonts w:ascii="Times New Roman" w:hAnsi="Times New Roman" w:cs="Times New Roman"/>
        </w:rPr>
        <w:tab/>
        <w:t>Training</w:t>
      </w:r>
    </w:p>
    <w:p w14:paraId="6E2D2428" w14:textId="15E5A699" w:rsidR="008238BF" w:rsidRPr="0086169A" w:rsidRDefault="008238BF" w:rsidP="00BA7DC3">
      <w:pPr>
        <w:rPr>
          <w:rFonts w:ascii="Times New Roman" w:hAnsi="Times New Roman" w:cs="Times New Roman"/>
        </w:rPr>
      </w:pPr>
      <w:r w:rsidRPr="0086169A">
        <w:rPr>
          <w:rFonts w:ascii="Times New Roman" w:hAnsi="Times New Roman" w:cs="Times New Roman"/>
        </w:rPr>
        <w:tab/>
      </w:r>
      <w:r w:rsidR="00DC15CD" w:rsidRPr="0086169A">
        <w:rPr>
          <w:rFonts w:ascii="Times New Roman" w:hAnsi="Times New Roman" w:cs="Times New Roman"/>
        </w:rPr>
        <w:t>Reporting</w:t>
      </w:r>
    </w:p>
    <w:p w14:paraId="571A4BC0" w14:textId="4351105D" w:rsidR="00DC15CD" w:rsidRPr="0086169A" w:rsidRDefault="00DC15CD" w:rsidP="00BA7DC3">
      <w:pPr>
        <w:rPr>
          <w:rFonts w:ascii="Times New Roman" w:hAnsi="Times New Roman" w:cs="Times New Roman"/>
        </w:rPr>
      </w:pPr>
      <w:r w:rsidRPr="0086169A">
        <w:rPr>
          <w:rFonts w:ascii="Times New Roman" w:hAnsi="Times New Roman" w:cs="Times New Roman"/>
        </w:rPr>
        <w:tab/>
        <w:t>Carer involvement</w:t>
      </w:r>
    </w:p>
    <w:p w14:paraId="1253737B" w14:textId="0EA9716C" w:rsidR="00DC15CD" w:rsidRPr="0086169A" w:rsidRDefault="00DC15CD" w:rsidP="00BA7DC3">
      <w:pPr>
        <w:rPr>
          <w:rFonts w:ascii="Times New Roman" w:hAnsi="Times New Roman" w:cs="Times New Roman"/>
        </w:rPr>
      </w:pPr>
      <w:r w:rsidRPr="0086169A">
        <w:rPr>
          <w:rFonts w:ascii="Times New Roman" w:hAnsi="Times New Roman" w:cs="Times New Roman"/>
        </w:rPr>
        <w:tab/>
        <w:t>Patient Safety</w:t>
      </w:r>
    </w:p>
    <w:p w14:paraId="12CE2CCE" w14:textId="292D24D7" w:rsidR="008A4F05" w:rsidRPr="0086169A" w:rsidRDefault="00DC15CD" w:rsidP="0042643F">
      <w:pPr>
        <w:rPr>
          <w:rFonts w:ascii="Times New Roman" w:hAnsi="Times New Roman" w:cs="Times New Roman"/>
        </w:rPr>
      </w:pPr>
      <w:r w:rsidRPr="0086169A">
        <w:rPr>
          <w:rFonts w:ascii="Times New Roman" w:hAnsi="Times New Roman" w:cs="Times New Roman"/>
        </w:rPr>
        <w:t>C</w:t>
      </w:r>
      <w:r w:rsidR="008A4F05" w:rsidRPr="0086169A">
        <w:rPr>
          <w:rFonts w:ascii="Times New Roman" w:hAnsi="Times New Roman" w:cs="Times New Roman"/>
        </w:rPr>
        <w:t>onclusion</w:t>
      </w:r>
    </w:p>
    <w:p w14:paraId="7B8ADA90" w14:textId="2F60837C" w:rsidR="00782309" w:rsidRPr="0086169A" w:rsidRDefault="00DC15CD" w:rsidP="0042643F">
      <w:pPr>
        <w:rPr>
          <w:rFonts w:ascii="Times New Roman" w:hAnsi="Times New Roman" w:cs="Times New Roman"/>
        </w:rPr>
      </w:pPr>
      <w:r w:rsidRPr="0086169A">
        <w:rPr>
          <w:rFonts w:ascii="Times New Roman" w:hAnsi="Times New Roman" w:cs="Times New Roman"/>
        </w:rPr>
        <w:t>W</w:t>
      </w:r>
      <w:r w:rsidR="00782309" w:rsidRPr="0086169A">
        <w:rPr>
          <w:rFonts w:ascii="Times New Roman" w:hAnsi="Times New Roman" w:cs="Times New Roman"/>
        </w:rPr>
        <w:t>orks cited</w:t>
      </w:r>
    </w:p>
    <w:p w14:paraId="585CDAA3" w14:textId="77777777" w:rsidR="009F3FDA" w:rsidRPr="0086169A" w:rsidRDefault="009F3FDA" w:rsidP="0042643F">
      <w:pPr>
        <w:rPr>
          <w:rFonts w:ascii="Times New Roman" w:hAnsi="Times New Roman" w:cs="Times New Roman"/>
        </w:rPr>
      </w:pPr>
    </w:p>
    <w:p w14:paraId="16F3BD9E" w14:textId="02AEEBAC" w:rsidR="009F3FDA" w:rsidRPr="0086169A" w:rsidRDefault="009F3FDA" w:rsidP="009F3FDA">
      <w:pPr>
        <w:jc w:val="center"/>
        <w:rPr>
          <w:rFonts w:ascii="Times New Roman" w:hAnsi="Times New Roman" w:cs="Times New Roman"/>
        </w:rPr>
      </w:pPr>
      <w:r w:rsidRPr="0086169A">
        <w:rPr>
          <w:rFonts w:ascii="Times New Roman" w:hAnsi="Times New Roman" w:cs="Times New Roman"/>
        </w:rPr>
        <w:t>List of figures</w:t>
      </w:r>
    </w:p>
    <w:p w14:paraId="4392348C" w14:textId="4E7792F5" w:rsidR="009F3FDA" w:rsidRPr="0086169A" w:rsidRDefault="009F3FDA" w:rsidP="009F3FDA">
      <w:pPr>
        <w:rPr>
          <w:rFonts w:ascii="Times New Roman" w:hAnsi="Times New Roman" w:cs="Times New Roman"/>
        </w:rPr>
      </w:pPr>
      <w:r w:rsidRPr="0086169A">
        <w:rPr>
          <w:rFonts w:ascii="Times New Roman" w:hAnsi="Times New Roman" w:cs="Times New Roman"/>
        </w:rPr>
        <w:t>Figure 1</w:t>
      </w:r>
      <w:r w:rsidR="00E76C39" w:rsidRPr="0086169A">
        <w:rPr>
          <w:rFonts w:ascii="Times New Roman" w:hAnsi="Times New Roman" w:cs="Times New Roman"/>
        </w:rPr>
        <w:t xml:space="preserve"> </w:t>
      </w:r>
      <w:r w:rsidR="00D8343C" w:rsidRPr="0086169A">
        <w:rPr>
          <w:rFonts w:ascii="Times New Roman" w:hAnsi="Times New Roman" w:cs="Times New Roman"/>
        </w:rPr>
        <w:t xml:space="preserve"> Most reported adverse events from 2019-2022</w:t>
      </w:r>
    </w:p>
    <w:p w14:paraId="3A916F90" w14:textId="5F3A4C65" w:rsidR="009F3FDA" w:rsidRPr="0086169A" w:rsidRDefault="00E76C39" w:rsidP="009F3FDA">
      <w:pPr>
        <w:rPr>
          <w:rFonts w:ascii="Times New Roman" w:hAnsi="Times New Roman" w:cs="Times New Roman"/>
        </w:rPr>
      </w:pPr>
      <w:r w:rsidRPr="0086169A">
        <w:rPr>
          <w:rFonts w:ascii="Times New Roman" w:hAnsi="Times New Roman" w:cs="Times New Roman"/>
        </w:rPr>
        <w:t>Figure 2</w:t>
      </w:r>
      <w:r w:rsidR="00D8343C" w:rsidRPr="0086169A">
        <w:rPr>
          <w:rFonts w:ascii="Times New Roman" w:hAnsi="Times New Roman" w:cs="Times New Roman"/>
        </w:rPr>
        <w:t xml:space="preserve">  </w:t>
      </w:r>
      <w:r w:rsidR="00F9240F" w:rsidRPr="0086169A">
        <w:rPr>
          <w:rFonts w:ascii="Times New Roman" w:hAnsi="Times New Roman" w:cs="Times New Roman"/>
        </w:rPr>
        <w:t>Rep</w:t>
      </w:r>
      <w:r w:rsidR="00116AF2" w:rsidRPr="0086169A">
        <w:rPr>
          <w:rFonts w:ascii="Times New Roman" w:hAnsi="Times New Roman" w:cs="Times New Roman"/>
        </w:rPr>
        <w:t>o</w:t>
      </w:r>
      <w:r w:rsidR="00F9240F" w:rsidRPr="0086169A">
        <w:rPr>
          <w:rFonts w:ascii="Times New Roman" w:hAnsi="Times New Roman" w:cs="Times New Roman"/>
        </w:rPr>
        <w:t xml:space="preserve">rted adverse events from </w:t>
      </w:r>
      <w:r w:rsidR="00116AF2" w:rsidRPr="0086169A">
        <w:rPr>
          <w:rFonts w:ascii="Times New Roman" w:hAnsi="Times New Roman" w:cs="Times New Roman"/>
        </w:rPr>
        <w:t>2019-2023</w:t>
      </w:r>
      <w:r w:rsidR="00D8343C" w:rsidRPr="0086169A">
        <w:rPr>
          <w:rFonts w:ascii="Times New Roman" w:hAnsi="Times New Roman" w:cs="Times New Roman"/>
        </w:rPr>
        <w:t xml:space="preserve"> </w:t>
      </w:r>
    </w:p>
    <w:p w14:paraId="77A2B5E3" w14:textId="19409FAC" w:rsidR="00E76C39" w:rsidRDefault="00E76C39" w:rsidP="009F3FDA">
      <w:pPr>
        <w:rPr>
          <w:rFonts w:ascii="Times New Roman" w:hAnsi="Times New Roman" w:cs="Times New Roman"/>
        </w:rPr>
      </w:pPr>
      <w:r w:rsidRPr="0086169A">
        <w:rPr>
          <w:rFonts w:ascii="Times New Roman" w:hAnsi="Times New Roman" w:cs="Times New Roman"/>
        </w:rPr>
        <w:t>Figure 3</w:t>
      </w:r>
      <w:r w:rsidR="00116AF2" w:rsidRPr="0086169A">
        <w:rPr>
          <w:rFonts w:ascii="Times New Roman" w:hAnsi="Times New Roman" w:cs="Times New Roman"/>
        </w:rPr>
        <w:t xml:space="preserve">  State mandated staffing ratios for CA compared to CT </w:t>
      </w:r>
    </w:p>
    <w:p w14:paraId="2FC846BC" w14:textId="77777777" w:rsidR="0086169A" w:rsidRPr="0086169A" w:rsidRDefault="0086169A" w:rsidP="009F3FDA">
      <w:pPr>
        <w:rPr>
          <w:rFonts w:ascii="Times New Roman" w:hAnsi="Times New Roman" w:cs="Times New Roman"/>
        </w:rPr>
      </w:pPr>
    </w:p>
    <w:p w14:paraId="6B95DE52" w14:textId="77777777" w:rsidR="00782309" w:rsidRPr="0086169A" w:rsidRDefault="00782309" w:rsidP="0042643F">
      <w:pPr>
        <w:rPr>
          <w:rFonts w:ascii="Times New Roman" w:hAnsi="Times New Roman" w:cs="Times New Roman"/>
        </w:rPr>
      </w:pPr>
    </w:p>
    <w:p w14:paraId="7F787CD3" w14:textId="33414FC0" w:rsidR="005A0D15" w:rsidRPr="0086169A" w:rsidRDefault="005A0D15" w:rsidP="00DC15CD">
      <w:pPr>
        <w:rPr>
          <w:rFonts w:ascii="Times New Roman" w:hAnsi="Times New Roman" w:cs="Times New Roman"/>
        </w:rPr>
      </w:pPr>
    </w:p>
    <w:p w14:paraId="31FA4EF1" w14:textId="1994EFA3" w:rsidR="00230375" w:rsidRPr="0086169A" w:rsidRDefault="00230375" w:rsidP="00230375">
      <w:pPr>
        <w:jc w:val="center"/>
        <w:rPr>
          <w:rFonts w:ascii="Times New Roman" w:hAnsi="Times New Roman" w:cs="Times New Roman"/>
          <w:sz w:val="36"/>
          <w:szCs w:val="36"/>
        </w:rPr>
      </w:pPr>
      <w:r w:rsidRPr="0086169A">
        <w:rPr>
          <w:rFonts w:ascii="Times New Roman" w:hAnsi="Times New Roman" w:cs="Times New Roman"/>
          <w:sz w:val="36"/>
          <w:szCs w:val="36"/>
        </w:rPr>
        <w:lastRenderedPageBreak/>
        <w:t>Executive summary</w:t>
      </w:r>
    </w:p>
    <w:p w14:paraId="1350892C" w14:textId="77777777" w:rsidR="00AF2776" w:rsidRPr="0086169A" w:rsidRDefault="00AF2776" w:rsidP="00230375">
      <w:pPr>
        <w:jc w:val="center"/>
        <w:rPr>
          <w:rFonts w:ascii="Times New Roman" w:hAnsi="Times New Roman" w:cs="Times New Roman"/>
        </w:rPr>
      </w:pPr>
    </w:p>
    <w:p w14:paraId="6AB34931" w14:textId="28DF3EA3" w:rsidR="00230375" w:rsidRPr="0086169A" w:rsidRDefault="00230375" w:rsidP="001673BF">
      <w:pPr>
        <w:ind w:firstLine="720"/>
        <w:rPr>
          <w:rFonts w:ascii="Times New Roman" w:hAnsi="Times New Roman" w:cs="Times New Roman"/>
        </w:rPr>
      </w:pPr>
      <w:r w:rsidRPr="0086169A">
        <w:rPr>
          <w:rFonts w:ascii="Times New Roman" w:hAnsi="Times New Roman" w:cs="Times New Roman"/>
        </w:rPr>
        <w:t xml:space="preserve">This report is to assist </w:t>
      </w:r>
      <w:r w:rsidR="00D04084" w:rsidRPr="0086169A">
        <w:rPr>
          <w:rFonts w:ascii="Times New Roman" w:hAnsi="Times New Roman" w:cs="Times New Roman"/>
        </w:rPr>
        <w:t>Saint Francis Hospital and Medical center</w:t>
      </w:r>
      <w:r w:rsidRPr="0086169A">
        <w:rPr>
          <w:rFonts w:ascii="Times New Roman" w:hAnsi="Times New Roman" w:cs="Times New Roman"/>
        </w:rPr>
        <w:t xml:space="preserve"> with </w:t>
      </w:r>
      <w:r w:rsidR="00E66193" w:rsidRPr="0086169A">
        <w:rPr>
          <w:rFonts w:ascii="Times New Roman" w:hAnsi="Times New Roman" w:cs="Times New Roman"/>
        </w:rPr>
        <w:t>achieving compliance</w:t>
      </w:r>
      <w:r w:rsidRPr="0086169A">
        <w:rPr>
          <w:rFonts w:ascii="Times New Roman" w:hAnsi="Times New Roman" w:cs="Times New Roman"/>
        </w:rPr>
        <w:t xml:space="preserve"> standards, improving patient safety</w:t>
      </w:r>
      <w:r w:rsidR="00F700A9" w:rsidRPr="0086169A">
        <w:rPr>
          <w:rFonts w:ascii="Times New Roman" w:hAnsi="Times New Roman" w:cs="Times New Roman"/>
        </w:rPr>
        <w:t xml:space="preserve"> while addressing and f</w:t>
      </w:r>
      <w:r w:rsidRPr="0086169A">
        <w:rPr>
          <w:rFonts w:ascii="Times New Roman" w:hAnsi="Times New Roman" w:cs="Times New Roman"/>
        </w:rPr>
        <w:t>ixing systemic issues</w:t>
      </w:r>
      <w:r w:rsidR="00F700A9" w:rsidRPr="0086169A">
        <w:rPr>
          <w:rFonts w:ascii="Times New Roman" w:hAnsi="Times New Roman" w:cs="Times New Roman"/>
        </w:rPr>
        <w:t xml:space="preserve"> within the hospital. </w:t>
      </w:r>
    </w:p>
    <w:p w14:paraId="7B0BCE3D" w14:textId="0586603D" w:rsidR="00230375" w:rsidRPr="0086169A" w:rsidRDefault="00230375" w:rsidP="001673BF">
      <w:pPr>
        <w:ind w:firstLine="720"/>
        <w:rPr>
          <w:rFonts w:ascii="Times New Roman" w:hAnsi="Times New Roman" w:cs="Times New Roman"/>
        </w:rPr>
      </w:pPr>
      <w:r w:rsidRPr="0086169A">
        <w:rPr>
          <w:rFonts w:ascii="Times New Roman" w:hAnsi="Times New Roman" w:cs="Times New Roman"/>
        </w:rPr>
        <w:t xml:space="preserve">The purpose of this report is to analyze the contributors, make comparisons based on industry standards and recommendations for addressing, rectifying, and preventing these incidents from repeating. The company was previously placed on a consent order when immediate jeopardy was identified after the expiration of an unmonitored patient back in August of 2023. The order has since been extended for 6 months </w:t>
      </w:r>
      <w:r w:rsidR="00FC733B" w:rsidRPr="0086169A">
        <w:rPr>
          <w:rFonts w:ascii="Times New Roman" w:hAnsi="Times New Roman" w:cs="Times New Roman"/>
        </w:rPr>
        <w:t>because of</w:t>
      </w:r>
      <w:r w:rsidRPr="0086169A">
        <w:rPr>
          <w:rFonts w:ascii="Times New Roman" w:hAnsi="Times New Roman" w:cs="Times New Roman"/>
        </w:rPr>
        <w:t xml:space="preserve"> repeated incidents, failure to meet staffing requirements, sanitary environment maintenance, timely medication administration and supervision for patients at risk for self-harm. </w:t>
      </w:r>
    </w:p>
    <w:p w14:paraId="40DE5346" w14:textId="3F06260C" w:rsidR="00230375" w:rsidRPr="0086169A" w:rsidRDefault="00230375" w:rsidP="00875EED">
      <w:pPr>
        <w:ind w:firstLine="720"/>
        <w:rPr>
          <w:rFonts w:ascii="Times New Roman" w:hAnsi="Times New Roman" w:cs="Times New Roman"/>
        </w:rPr>
      </w:pPr>
      <w:r w:rsidRPr="0086169A">
        <w:rPr>
          <w:rFonts w:ascii="Times New Roman" w:hAnsi="Times New Roman" w:cs="Times New Roman"/>
        </w:rPr>
        <w:t>Research concluded several factors contribut</w:t>
      </w:r>
      <w:r w:rsidR="00875EED" w:rsidRPr="0086169A">
        <w:rPr>
          <w:rFonts w:ascii="Times New Roman" w:hAnsi="Times New Roman" w:cs="Times New Roman"/>
        </w:rPr>
        <w:t>ed</w:t>
      </w:r>
      <w:r w:rsidRPr="0086169A">
        <w:rPr>
          <w:rFonts w:ascii="Times New Roman" w:hAnsi="Times New Roman" w:cs="Times New Roman"/>
        </w:rPr>
        <w:t xml:space="preserve"> to patient harm in health care including staffing levels, ineffective communication, training, policies and procedures, sanitary environment, and health literacy. These incidents </w:t>
      </w:r>
      <w:r w:rsidR="001A0F2F" w:rsidRPr="0086169A">
        <w:rPr>
          <w:rFonts w:ascii="Times New Roman" w:hAnsi="Times New Roman" w:cs="Times New Roman"/>
        </w:rPr>
        <w:t>have</w:t>
      </w:r>
      <w:r w:rsidRPr="0086169A">
        <w:rPr>
          <w:rFonts w:ascii="Times New Roman" w:hAnsi="Times New Roman" w:cs="Times New Roman"/>
        </w:rPr>
        <w:t xml:space="preserve"> </w:t>
      </w:r>
      <w:r w:rsidR="001A0F2F" w:rsidRPr="0086169A">
        <w:rPr>
          <w:rFonts w:ascii="Times New Roman" w:hAnsi="Times New Roman" w:cs="Times New Roman"/>
        </w:rPr>
        <w:t>underlined</w:t>
      </w:r>
      <w:r w:rsidRPr="0086169A">
        <w:rPr>
          <w:rFonts w:ascii="Times New Roman" w:hAnsi="Times New Roman" w:cs="Times New Roman"/>
        </w:rPr>
        <w:t xml:space="preserve"> systemic problems that need to be addressed so the consent order can be lifted once compliance has been achieved. </w:t>
      </w:r>
    </w:p>
    <w:p w14:paraId="27E25AF6" w14:textId="6A273C60" w:rsidR="005A0D15" w:rsidRPr="0086169A" w:rsidRDefault="00230375" w:rsidP="007C0BEC">
      <w:pPr>
        <w:ind w:firstLine="720"/>
        <w:rPr>
          <w:rFonts w:ascii="Times New Roman" w:hAnsi="Times New Roman" w:cs="Times New Roman"/>
        </w:rPr>
      </w:pPr>
      <w:r w:rsidRPr="0086169A">
        <w:rPr>
          <w:rFonts w:ascii="Times New Roman" w:hAnsi="Times New Roman" w:cs="Times New Roman"/>
        </w:rPr>
        <w:t xml:space="preserve">Recommendations made to correct these issues and promote a culture of patient safety, can be garnered through legislations, American Nursing Association (ANA), the joint commission, The Patient Safety and Quality Improvement Act, global patient safety action plan, guide for primary care (included carers in patient care) and the national plan for workforce </w:t>
      </w:r>
      <w:r w:rsidR="007C0BEC" w:rsidRPr="0086169A">
        <w:rPr>
          <w:rFonts w:ascii="Times New Roman" w:hAnsi="Times New Roman" w:cs="Times New Roman"/>
        </w:rPr>
        <w:t>well-being</w:t>
      </w:r>
      <w:r w:rsidRPr="0086169A">
        <w:rPr>
          <w:rFonts w:ascii="Times New Roman" w:hAnsi="Times New Roman" w:cs="Times New Roman"/>
        </w:rPr>
        <w:t>.</w:t>
      </w:r>
    </w:p>
    <w:p w14:paraId="6E0923FD" w14:textId="77777777" w:rsidR="005A0D15" w:rsidRPr="0086169A" w:rsidRDefault="005A0D15" w:rsidP="00782309">
      <w:pPr>
        <w:rPr>
          <w:rFonts w:ascii="Times New Roman" w:hAnsi="Times New Roman" w:cs="Times New Roman"/>
        </w:rPr>
      </w:pPr>
    </w:p>
    <w:p w14:paraId="4847B5A3" w14:textId="77777777" w:rsidR="005A0D15" w:rsidRPr="0086169A" w:rsidRDefault="005A0D15" w:rsidP="00782309">
      <w:pPr>
        <w:rPr>
          <w:rFonts w:ascii="Times New Roman" w:hAnsi="Times New Roman" w:cs="Times New Roman"/>
        </w:rPr>
      </w:pPr>
    </w:p>
    <w:p w14:paraId="3982703F" w14:textId="77777777" w:rsidR="005A0D15" w:rsidRPr="0086169A" w:rsidRDefault="005A0D15" w:rsidP="00782309">
      <w:pPr>
        <w:rPr>
          <w:rFonts w:ascii="Times New Roman" w:hAnsi="Times New Roman" w:cs="Times New Roman"/>
        </w:rPr>
      </w:pPr>
    </w:p>
    <w:p w14:paraId="425AFCA5" w14:textId="77777777" w:rsidR="005A0D15" w:rsidRPr="0086169A" w:rsidRDefault="005A0D15" w:rsidP="00782309">
      <w:pPr>
        <w:rPr>
          <w:rFonts w:ascii="Times New Roman" w:hAnsi="Times New Roman" w:cs="Times New Roman"/>
        </w:rPr>
      </w:pPr>
    </w:p>
    <w:p w14:paraId="56FF17BB" w14:textId="77777777" w:rsidR="005A0D15" w:rsidRPr="0086169A" w:rsidRDefault="005A0D15" w:rsidP="00782309">
      <w:pPr>
        <w:rPr>
          <w:rFonts w:ascii="Times New Roman" w:hAnsi="Times New Roman" w:cs="Times New Roman"/>
        </w:rPr>
      </w:pPr>
    </w:p>
    <w:p w14:paraId="55A96C5E" w14:textId="77777777" w:rsidR="005A0D15" w:rsidRPr="0086169A" w:rsidRDefault="005A0D15" w:rsidP="00782309">
      <w:pPr>
        <w:rPr>
          <w:rFonts w:ascii="Times New Roman" w:hAnsi="Times New Roman" w:cs="Times New Roman"/>
        </w:rPr>
      </w:pPr>
    </w:p>
    <w:p w14:paraId="5FF4E689" w14:textId="77777777" w:rsidR="005A0D15" w:rsidRPr="0086169A" w:rsidRDefault="005A0D15" w:rsidP="00782309">
      <w:pPr>
        <w:rPr>
          <w:rFonts w:ascii="Times New Roman" w:hAnsi="Times New Roman" w:cs="Times New Roman"/>
        </w:rPr>
      </w:pPr>
    </w:p>
    <w:p w14:paraId="58C5251A" w14:textId="5300866D" w:rsidR="005A0D15" w:rsidRPr="0086169A" w:rsidRDefault="005A0D15" w:rsidP="00230375">
      <w:pPr>
        <w:rPr>
          <w:rFonts w:ascii="Times New Roman" w:hAnsi="Times New Roman" w:cs="Times New Roman"/>
        </w:rPr>
      </w:pPr>
    </w:p>
    <w:p w14:paraId="11407861" w14:textId="77777777" w:rsidR="00AA4388" w:rsidRPr="0086169A" w:rsidRDefault="00AA4388" w:rsidP="00AA4388">
      <w:pPr>
        <w:jc w:val="center"/>
        <w:rPr>
          <w:rFonts w:ascii="Times New Roman" w:hAnsi="Times New Roman" w:cs="Times New Roman"/>
          <w:sz w:val="32"/>
          <w:szCs w:val="32"/>
        </w:rPr>
      </w:pPr>
      <w:r w:rsidRPr="0086169A">
        <w:rPr>
          <w:rFonts w:ascii="Times New Roman" w:hAnsi="Times New Roman" w:cs="Times New Roman"/>
          <w:sz w:val="32"/>
          <w:szCs w:val="32"/>
        </w:rPr>
        <w:t>Introduction</w:t>
      </w:r>
    </w:p>
    <w:p w14:paraId="77160E7A" w14:textId="77777777" w:rsidR="007C0BEC" w:rsidRPr="0086169A" w:rsidRDefault="007C0BEC" w:rsidP="00AA4388">
      <w:pPr>
        <w:jc w:val="center"/>
        <w:rPr>
          <w:rFonts w:ascii="Times New Roman" w:hAnsi="Times New Roman" w:cs="Times New Roman"/>
          <w:sz w:val="32"/>
          <w:szCs w:val="32"/>
        </w:rPr>
      </w:pPr>
    </w:p>
    <w:p w14:paraId="7156ED70" w14:textId="77777777" w:rsidR="00AA4388" w:rsidRPr="0086169A" w:rsidRDefault="00AA4388" w:rsidP="00AA4388">
      <w:pPr>
        <w:rPr>
          <w:rFonts w:ascii="Times New Roman" w:hAnsi="Times New Roman" w:cs="Times New Roman"/>
        </w:rPr>
      </w:pPr>
      <w:r w:rsidRPr="0086169A">
        <w:rPr>
          <w:rFonts w:ascii="Times New Roman" w:hAnsi="Times New Roman" w:cs="Times New Roman"/>
        </w:rPr>
        <w:lastRenderedPageBreak/>
        <w:t xml:space="preserve">This report examines the deficiencies that led to the issuance of a consent order after failed hospital inspections. The continuation of the order revealed systemic weaknesses to patient care and safety rule compliance which highlights challenges across the healthcare industry. </w:t>
      </w:r>
    </w:p>
    <w:p w14:paraId="2EDFD77A" w14:textId="77777777" w:rsidR="00AA4388" w:rsidRPr="0086169A" w:rsidRDefault="00AA4388" w:rsidP="00AA4388">
      <w:pPr>
        <w:rPr>
          <w:rFonts w:ascii="Times New Roman" w:hAnsi="Times New Roman" w:cs="Times New Roman"/>
        </w:rPr>
      </w:pPr>
      <w:r w:rsidRPr="0086169A">
        <w:rPr>
          <w:rFonts w:ascii="Times New Roman" w:hAnsi="Times New Roman" w:cs="Times New Roman"/>
        </w:rPr>
        <w:t>•</w:t>
      </w:r>
      <w:r w:rsidRPr="0086169A">
        <w:rPr>
          <w:rFonts w:ascii="Times New Roman" w:hAnsi="Times New Roman" w:cs="Times New Roman"/>
        </w:rPr>
        <w:tab/>
        <w:t>What are the factors affecting patient safety?</w:t>
      </w:r>
    </w:p>
    <w:p w14:paraId="5C5A2B7A" w14:textId="77777777" w:rsidR="00AA4388" w:rsidRPr="0086169A" w:rsidRDefault="00AA4388" w:rsidP="00AA4388">
      <w:pPr>
        <w:rPr>
          <w:rFonts w:ascii="Times New Roman" w:hAnsi="Times New Roman" w:cs="Times New Roman"/>
        </w:rPr>
      </w:pPr>
      <w:r w:rsidRPr="0086169A">
        <w:rPr>
          <w:rFonts w:ascii="Times New Roman" w:hAnsi="Times New Roman" w:cs="Times New Roman"/>
        </w:rPr>
        <w:t>•</w:t>
      </w:r>
      <w:r w:rsidRPr="0086169A">
        <w:rPr>
          <w:rFonts w:ascii="Times New Roman" w:hAnsi="Times New Roman" w:cs="Times New Roman"/>
        </w:rPr>
        <w:tab/>
        <w:t>How can it be resolved?</w:t>
      </w:r>
    </w:p>
    <w:p w14:paraId="0A42BE17" w14:textId="48EC6E06" w:rsidR="00AA4388" w:rsidRPr="0086169A" w:rsidRDefault="00AA4388" w:rsidP="00AA4388">
      <w:pPr>
        <w:rPr>
          <w:rFonts w:ascii="Times New Roman" w:hAnsi="Times New Roman" w:cs="Times New Roman"/>
        </w:rPr>
      </w:pPr>
      <w:r w:rsidRPr="0086169A">
        <w:rPr>
          <w:rFonts w:ascii="Times New Roman" w:hAnsi="Times New Roman" w:cs="Times New Roman"/>
        </w:rPr>
        <w:t>•</w:t>
      </w:r>
      <w:r w:rsidRPr="0086169A">
        <w:rPr>
          <w:rFonts w:ascii="Times New Roman" w:hAnsi="Times New Roman" w:cs="Times New Roman"/>
        </w:rPr>
        <w:tab/>
      </w:r>
      <w:r w:rsidR="00C56A5D" w:rsidRPr="0086169A">
        <w:rPr>
          <w:rFonts w:ascii="Times New Roman" w:hAnsi="Times New Roman" w:cs="Times New Roman"/>
        </w:rPr>
        <w:t>How is burnout affecting the healthcare system</w:t>
      </w:r>
      <w:r w:rsidR="00FA5CC9" w:rsidRPr="0086169A">
        <w:rPr>
          <w:rFonts w:ascii="Times New Roman" w:hAnsi="Times New Roman" w:cs="Times New Roman"/>
        </w:rPr>
        <w:t>?</w:t>
      </w:r>
    </w:p>
    <w:p w14:paraId="3D8338DF" w14:textId="77777777" w:rsidR="00AA4388" w:rsidRPr="0086169A" w:rsidRDefault="00AA4388" w:rsidP="00AA4388">
      <w:pPr>
        <w:rPr>
          <w:rFonts w:ascii="Times New Roman" w:hAnsi="Times New Roman" w:cs="Times New Roman"/>
        </w:rPr>
      </w:pPr>
    </w:p>
    <w:p w14:paraId="6E29858C" w14:textId="77777777" w:rsidR="00AA4388" w:rsidRPr="0086169A" w:rsidRDefault="00AA4388" w:rsidP="00AA4388">
      <w:pPr>
        <w:jc w:val="center"/>
        <w:rPr>
          <w:rFonts w:ascii="Times New Roman" w:hAnsi="Times New Roman" w:cs="Times New Roman"/>
          <w:sz w:val="32"/>
          <w:szCs w:val="32"/>
        </w:rPr>
      </w:pPr>
      <w:r w:rsidRPr="0086169A">
        <w:rPr>
          <w:rFonts w:ascii="Times New Roman" w:hAnsi="Times New Roman" w:cs="Times New Roman"/>
          <w:sz w:val="32"/>
          <w:szCs w:val="32"/>
        </w:rPr>
        <w:t>Problem</w:t>
      </w:r>
    </w:p>
    <w:p w14:paraId="19FD7DD0" w14:textId="77777777" w:rsidR="00FA5CC9" w:rsidRPr="0086169A" w:rsidRDefault="00FA5CC9" w:rsidP="00AA4388">
      <w:pPr>
        <w:jc w:val="center"/>
        <w:rPr>
          <w:rFonts w:ascii="Times New Roman" w:hAnsi="Times New Roman" w:cs="Times New Roman"/>
          <w:sz w:val="32"/>
          <w:szCs w:val="32"/>
        </w:rPr>
      </w:pPr>
    </w:p>
    <w:p w14:paraId="49F53116" w14:textId="357AE883" w:rsidR="00AA4388" w:rsidRPr="0086169A" w:rsidRDefault="00AA4388" w:rsidP="00AA4388">
      <w:pPr>
        <w:rPr>
          <w:rFonts w:ascii="Times New Roman" w:hAnsi="Times New Roman" w:cs="Times New Roman"/>
        </w:rPr>
      </w:pPr>
      <w:r w:rsidRPr="0086169A">
        <w:rPr>
          <w:rFonts w:ascii="Times New Roman" w:hAnsi="Times New Roman" w:cs="Times New Roman"/>
        </w:rPr>
        <w:t xml:space="preserve">This </w:t>
      </w:r>
      <w:r w:rsidR="00FA5CC9" w:rsidRPr="0086169A">
        <w:rPr>
          <w:rFonts w:ascii="Times New Roman" w:hAnsi="Times New Roman" w:cs="Times New Roman"/>
        </w:rPr>
        <w:t>account</w:t>
      </w:r>
      <w:r w:rsidRPr="0086169A">
        <w:rPr>
          <w:rFonts w:ascii="Times New Roman" w:hAnsi="Times New Roman" w:cs="Times New Roman"/>
        </w:rPr>
        <w:t xml:space="preserve"> is being done at the request by President Valerie Powell-Stafford to discuss the recent development that the consent order will be extended for another 6 months. The consent order was put in place by the Department of Public health back </w:t>
      </w:r>
      <w:r w:rsidR="00DF3E6A" w:rsidRPr="0086169A">
        <w:rPr>
          <w:rFonts w:ascii="Times New Roman" w:hAnsi="Times New Roman" w:cs="Times New Roman"/>
        </w:rPr>
        <w:t>on</w:t>
      </w:r>
      <w:r w:rsidRPr="0086169A">
        <w:rPr>
          <w:rFonts w:ascii="Times New Roman" w:hAnsi="Times New Roman" w:cs="Times New Roman"/>
        </w:rPr>
        <w:t xml:space="preserve"> September 9th</w:t>
      </w:r>
      <w:r w:rsidR="008838FF" w:rsidRPr="0086169A">
        <w:rPr>
          <w:rFonts w:ascii="Times New Roman" w:hAnsi="Times New Roman" w:cs="Times New Roman"/>
        </w:rPr>
        <w:t>, 2024,</w:t>
      </w:r>
      <w:r w:rsidRPr="0086169A">
        <w:rPr>
          <w:rFonts w:ascii="Times New Roman" w:hAnsi="Times New Roman" w:cs="Times New Roman"/>
        </w:rPr>
        <w:t xml:space="preserve"> after several incidents along with the hospital failing to meet staffing requirements, sanitary environment maintenance, timely medication administration and supervision for patients at risk for self-harm with the latest incident happening in 2025 despite the order being in place. The evaluation factors affecting patient safety and recommendations to improve the state of the hospital not just for the patients but also for the staff to ensure compliance with patient care and safety standards.  </w:t>
      </w:r>
    </w:p>
    <w:p w14:paraId="7D830CAA" w14:textId="55C60486" w:rsidR="00AA4388" w:rsidRPr="0086169A" w:rsidRDefault="00AA4388" w:rsidP="00AA4388">
      <w:pPr>
        <w:rPr>
          <w:rFonts w:ascii="Times New Roman" w:hAnsi="Times New Roman" w:cs="Times New Roman"/>
        </w:rPr>
      </w:pPr>
      <w:r w:rsidRPr="0086169A">
        <w:rPr>
          <w:rFonts w:ascii="Times New Roman" w:hAnsi="Times New Roman" w:cs="Times New Roman"/>
        </w:rPr>
        <w:t>In 2023</w:t>
      </w:r>
      <w:r w:rsidR="008838FF" w:rsidRPr="0086169A">
        <w:rPr>
          <w:rFonts w:ascii="Times New Roman" w:hAnsi="Times New Roman" w:cs="Times New Roman"/>
        </w:rPr>
        <w:t>, there was</w:t>
      </w:r>
      <w:r w:rsidRPr="0086169A">
        <w:rPr>
          <w:rFonts w:ascii="Times New Roman" w:hAnsi="Times New Roman" w:cs="Times New Roman"/>
        </w:rPr>
        <w:t xml:space="preserve"> immediate jeopardy because </w:t>
      </w:r>
      <w:r w:rsidR="008838FF" w:rsidRPr="0086169A">
        <w:rPr>
          <w:rFonts w:ascii="Times New Roman" w:hAnsi="Times New Roman" w:cs="Times New Roman"/>
        </w:rPr>
        <w:t xml:space="preserve">a had expired when they should have been under constant monitoring </w:t>
      </w:r>
      <w:r w:rsidR="00BA7157" w:rsidRPr="0086169A">
        <w:rPr>
          <w:rFonts w:ascii="Times New Roman" w:hAnsi="Times New Roman" w:cs="Times New Roman"/>
        </w:rPr>
        <w:t>but wasn’t</w:t>
      </w:r>
      <w:r w:rsidRPr="0086169A">
        <w:rPr>
          <w:rFonts w:ascii="Times New Roman" w:hAnsi="Times New Roman" w:cs="Times New Roman"/>
        </w:rPr>
        <w:t xml:space="preserve">. The RN </w:t>
      </w:r>
      <w:r w:rsidR="004743DE" w:rsidRPr="0086169A">
        <w:rPr>
          <w:rFonts w:ascii="Times New Roman" w:hAnsi="Times New Roman" w:cs="Times New Roman"/>
        </w:rPr>
        <w:t>was</w:t>
      </w:r>
      <w:r w:rsidRPr="0086169A">
        <w:rPr>
          <w:rFonts w:ascii="Times New Roman" w:hAnsi="Times New Roman" w:cs="Times New Roman"/>
        </w:rPr>
        <w:t xml:space="preserve"> </w:t>
      </w:r>
      <w:r w:rsidR="004743DE" w:rsidRPr="0086169A">
        <w:rPr>
          <w:rFonts w:ascii="Times New Roman" w:hAnsi="Times New Roman" w:cs="Times New Roman"/>
        </w:rPr>
        <w:t xml:space="preserve">not </w:t>
      </w:r>
      <w:r w:rsidRPr="0086169A">
        <w:rPr>
          <w:rFonts w:ascii="Times New Roman" w:hAnsi="Times New Roman" w:cs="Times New Roman"/>
        </w:rPr>
        <w:t>notified by t</w:t>
      </w:r>
      <w:r w:rsidR="004743DE" w:rsidRPr="0086169A">
        <w:rPr>
          <w:rFonts w:ascii="Times New Roman" w:hAnsi="Times New Roman" w:cs="Times New Roman"/>
        </w:rPr>
        <w:t>he</w:t>
      </w:r>
      <w:r w:rsidRPr="0086169A">
        <w:rPr>
          <w:rFonts w:ascii="Times New Roman" w:hAnsi="Times New Roman" w:cs="Times New Roman"/>
        </w:rPr>
        <w:t xml:space="preserve"> telemetry technician that there was no cardiac activity on the monitor for </w:t>
      </w:r>
      <w:r w:rsidR="00BA7157" w:rsidRPr="0086169A">
        <w:rPr>
          <w:rFonts w:ascii="Times New Roman" w:hAnsi="Times New Roman" w:cs="Times New Roman"/>
        </w:rPr>
        <w:t xml:space="preserve">the </w:t>
      </w:r>
      <w:r w:rsidRPr="0086169A">
        <w:rPr>
          <w:rFonts w:ascii="Times New Roman" w:hAnsi="Times New Roman" w:cs="Times New Roman"/>
        </w:rPr>
        <w:t xml:space="preserve">patient </w:t>
      </w:r>
      <w:r w:rsidR="00DF67B3" w:rsidRPr="0086169A">
        <w:rPr>
          <w:rFonts w:ascii="Times New Roman" w:hAnsi="Times New Roman" w:cs="Times New Roman"/>
        </w:rPr>
        <w:t xml:space="preserve">because the telemetry technician was monitoring 45 monitors by herself that night. </w:t>
      </w:r>
    </w:p>
    <w:p w14:paraId="2447A4F1" w14:textId="06E435A3" w:rsidR="00230375" w:rsidRPr="0086169A" w:rsidRDefault="00AA4388" w:rsidP="00AA4388">
      <w:pPr>
        <w:rPr>
          <w:rFonts w:ascii="Times New Roman" w:hAnsi="Times New Roman" w:cs="Times New Roman"/>
        </w:rPr>
      </w:pPr>
      <w:r w:rsidRPr="0086169A">
        <w:rPr>
          <w:rFonts w:ascii="Times New Roman" w:hAnsi="Times New Roman" w:cs="Times New Roman"/>
        </w:rPr>
        <w:t xml:space="preserve">The goal of this report is to identify the systemic problems within the hospital, evaluate industry wide recommendations via various </w:t>
      </w:r>
      <w:r w:rsidR="00753D39" w:rsidRPr="0086169A">
        <w:rPr>
          <w:rFonts w:ascii="Times New Roman" w:hAnsi="Times New Roman" w:cs="Times New Roman"/>
        </w:rPr>
        <w:t>bases</w:t>
      </w:r>
      <w:r w:rsidRPr="0086169A">
        <w:rPr>
          <w:rFonts w:ascii="Times New Roman" w:hAnsi="Times New Roman" w:cs="Times New Roman"/>
        </w:rPr>
        <w:t xml:space="preserve"> and utilize it to a</w:t>
      </w:r>
      <w:r w:rsidR="00210745" w:rsidRPr="0086169A">
        <w:rPr>
          <w:rFonts w:ascii="Times New Roman" w:hAnsi="Times New Roman" w:cs="Times New Roman"/>
        </w:rPr>
        <w:t>d</w:t>
      </w:r>
      <w:r w:rsidRPr="0086169A">
        <w:rPr>
          <w:rFonts w:ascii="Times New Roman" w:hAnsi="Times New Roman" w:cs="Times New Roman"/>
        </w:rPr>
        <w:t xml:space="preserve">opt a culture of patient safety while also highlighting the importance of the </w:t>
      </w:r>
      <w:r w:rsidR="00210745" w:rsidRPr="0086169A">
        <w:rPr>
          <w:rFonts w:ascii="Times New Roman" w:hAnsi="Times New Roman" w:cs="Times New Roman"/>
        </w:rPr>
        <w:t>wellbeing</w:t>
      </w:r>
      <w:r w:rsidRPr="0086169A">
        <w:rPr>
          <w:rFonts w:ascii="Times New Roman" w:hAnsi="Times New Roman" w:cs="Times New Roman"/>
        </w:rPr>
        <w:t xml:space="preserve"> of the hospital’s workforce. The global safety action plan does a great job of providing measures that can be taken to be </w:t>
      </w:r>
      <w:r w:rsidR="004743DE" w:rsidRPr="0086169A">
        <w:rPr>
          <w:rFonts w:ascii="Times New Roman" w:hAnsi="Times New Roman" w:cs="Times New Roman"/>
        </w:rPr>
        <w:t xml:space="preserve">achieve and maintain safety and compliance. </w:t>
      </w:r>
    </w:p>
    <w:p w14:paraId="1E3471D6" w14:textId="77777777" w:rsidR="00B129C1" w:rsidRPr="0086169A" w:rsidRDefault="00B129C1" w:rsidP="005A0D15">
      <w:pPr>
        <w:jc w:val="center"/>
        <w:rPr>
          <w:rFonts w:ascii="Times New Roman" w:hAnsi="Times New Roman" w:cs="Times New Roman"/>
        </w:rPr>
      </w:pPr>
    </w:p>
    <w:p w14:paraId="3899794D" w14:textId="64911445" w:rsidR="000B577D" w:rsidRPr="0086169A" w:rsidRDefault="004743DE" w:rsidP="005A0D15">
      <w:pPr>
        <w:jc w:val="center"/>
        <w:rPr>
          <w:rFonts w:ascii="Times New Roman" w:hAnsi="Times New Roman" w:cs="Times New Roman"/>
          <w:sz w:val="32"/>
          <w:szCs w:val="32"/>
        </w:rPr>
      </w:pPr>
      <w:r w:rsidRPr="0086169A">
        <w:rPr>
          <w:rFonts w:ascii="Times New Roman" w:hAnsi="Times New Roman" w:cs="Times New Roman"/>
          <w:sz w:val="32"/>
          <w:szCs w:val="32"/>
        </w:rPr>
        <w:t>Body</w:t>
      </w:r>
    </w:p>
    <w:p w14:paraId="7B5DF5EB" w14:textId="13643D66" w:rsidR="00927BB1" w:rsidRPr="0086169A" w:rsidRDefault="00927BB1" w:rsidP="00A81992">
      <w:pPr>
        <w:jc w:val="center"/>
        <w:rPr>
          <w:rFonts w:ascii="Times New Roman" w:hAnsi="Times New Roman" w:cs="Times New Roman"/>
        </w:rPr>
      </w:pPr>
      <w:r w:rsidRPr="0086169A">
        <w:rPr>
          <w:rFonts w:ascii="Times New Roman" w:hAnsi="Times New Roman" w:cs="Times New Roman"/>
        </w:rPr>
        <w:t xml:space="preserve">Patient safety is a paramount because it embodies the core principles of medical ethics and drives the overall success and sustainability of the healthcare system however there has been growing concern over the current state of healthcare and the issuance and repeated incidents </w:t>
      </w:r>
      <w:r w:rsidR="00A55020" w:rsidRPr="0086169A">
        <w:rPr>
          <w:rFonts w:ascii="Times New Roman" w:hAnsi="Times New Roman" w:cs="Times New Roman"/>
        </w:rPr>
        <w:t>focuses on</w:t>
      </w:r>
      <w:r w:rsidRPr="0086169A">
        <w:rPr>
          <w:rFonts w:ascii="Times New Roman" w:hAnsi="Times New Roman" w:cs="Times New Roman"/>
        </w:rPr>
        <w:t xml:space="preserve"> breakdowns </w:t>
      </w:r>
      <w:r w:rsidR="00E90246" w:rsidRPr="0086169A">
        <w:rPr>
          <w:rFonts w:ascii="Times New Roman" w:hAnsi="Times New Roman" w:cs="Times New Roman"/>
        </w:rPr>
        <w:t>within the environment</w:t>
      </w:r>
      <w:r w:rsidRPr="0086169A">
        <w:rPr>
          <w:rFonts w:ascii="Times New Roman" w:hAnsi="Times New Roman" w:cs="Times New Roman"/>
        </w:rPr>
        <w:t xml:space="preserve">. The hospital has been under scrutiny and has increased as </w:t>
      </w:r>
      <w:r w:rsidRPr="0086169A">
        <w:rPr>
          <w:rFonts w:ascii="Times New Roman" w:hAnsi="Times New Roman" w:cs="Times New Roman"/>
        </w:rPr>
        <w:lastRenderedPageBreak/>
        <w:t xml:space="preserve">of late. Inspections from 2023,2024 and 2025 </w:t>
      </w:r>
      <w:r w:rsidR="00992468" w:rsidRPr="0086169A">
        <w:rPr>
          <w:rFonts w:ascii="Times New Roman" w:hAnsi="Times New Roman" w:cs="Times New Roman"/>
        </w:rPr>
        <w:t>have</w:t>
      </w:r>
      <w:r w:rsidRPr="0086169A">
        <w:rPr>
          <w:rFonts w:ascii="Times New Roman" w:hAnsi="Times New Roman" w:cs="Times New Roman"/>
        </w:rPr>
        <w:t xml:space="preserve"> produced numerous safety violations </w:t>
      </w:r>
      <w:r w:rsidR="00716A3C" w:rsidRPr="0086169A">
        <w:rPr>
          <w:rFonts w:ascii="Times New Roman" w:hAnsi="Times New Roman" w:cs="Times New Roman"/>
        </w:rPr>
        <w:t>because of</w:t>
      </w:r>
      <w:r w:rsidRPr="0086169A">
        <w:rPr>
          <w:rFonts w:ascii="Times New Roman" w:hAnsi="Times New Roman" w:cs="Times New Roman"/>
        </w:rPr>
        <w:t xml:space="preserve"> </w:t>
      </w:r>
      <w:r w:rsidR="00992468" w:rsidRPr="0086169A">
        <w:rPr>
          <w:rFonts w:ascii="Times New Roman" w:hAnsi="Times New Roman" w:cs="Times New Roman"/>
        </w:rPr>
        <w:t>staffing issues, unsanitary environment</w:t>
      </w:r>
      <w:r w:rsidR="00C71EE5" w:rsidRPr="0086169A">
        <w:rPr>
          <w:rFonts w:ascii="Times New Roman" w:hAnsi="Times New Roman" w:cs="Times New Roman"/>
        </w:rPr>
        <w:t xml:space="preserve"> and medication administration</w:t>
      </w:r>
      <w:r w:rsidRPr="0086169A">
        <w:rPr>
          <w:rFonts w:ascii="Times New Roman" w:hAnsi="Times New Roman" w:cs="Times New Roman"/>
        </w:rPr>
        <w:t>.</w:t>
      </w:r>
    </w:p>
    <w:p w14:paraId="70EB7A38" w14:textId="325DD812" w:rsidR="00FF2B7B" w:rsidRPr="0086169A" w:rsidRDefault="00D305B8" w:rsidP="00716A3C">
      <w:pPr>
        <w:ind w:firstLine="720"/>
        <w:rPr>
          <w:rFonts w:ascii="Times New Roman" w:hAnsi="Times New Roman" w:cs="Times New Roman"/>
        </w:rPr>
      </w:pPr>
      <w:r w:rsidRPr="0086169A">
        <w:rPr>
          <w:rFonts w:ascii="Times New Roman" w:hAnsi="Times New Roman" w:cs="Times New Roman"/>
        </w:rPr>
        <w:t>As per</w:t>
      </w:r>
      <w:r w:rsidR="00B919C3" w:rsidRPr="0086169A">
        <w:rPr>
          <w:rFonts w:ascii="Times New Roman" w:hAnsi="Times New Roman" w:cs="Times New Roman"/>
        </w:rPr>
        <w:t xml:space="preserve">, </w:t>
      </w:r>
      <w:sdt>
        <w:sdtPr>
          <w:rPr>
            <w:rFonts w:ascii="Times New Roman" w:hAnsi="Times New Roman" w:cs="Times New Roman"/>
          </w:rPr>
          <w:id w:val="-1252741164"/>
          <w:citation/>
        </w:sdtPr>
        <w:sdtContent>
          <w:r w:rsidR="00796EBB" w:rsidRPr="0086169A">
            <w:rPr>
              <w:rFonts w:ascii="Times New Roman" w:hAnsi="Times New Roman" w:cs="Times New Roman"/>
            </w:rPr>
            <w:fldChar w:fldCharType="begin"/>
          </w:r>
          <w:r w:rsidR="00796EBB" w:rsidRPr="0086169A">
            <w:rPr>
              <w:rFonts w:ascii="Times New Roman" w:hAnsi="Times New Roman" w:cs="Times New Roman"/>
            </w:rPr>
            <w:instrText xml:space="preserve"> CITATION Moh24 \l 1033 </w:instrText>
          </w:r>
          <w:r w:rsidR="00796EBB" w:rsidRPr="0086169A">
            <w:rPr>
              <w:rFonts w:ascii="Times New Roman" w:hAnsi="Times New Roman" w:cs="Times New Roman"/>
            </w:rPr>
            <w:fldChar w:fldCharType="separate"/>
          </w:r>
          <w:r w:rsidR="00796EBB" w:rsidRPr="0086169A">
            <w:rPr>
              <w:rFonts w:ascii="Times New Roman" w:hAnsi="Times New Roman" w:cs="Times New Roman"/>
              <w:noProof/>
            </w:rPr>
            <w:t>(Mohammadi, Rustaee, &amp; Bijani, 2024)</w:t>
          </w:r>
          <w:r w:rsidR="00796EBB" w:rsidRPr="0086169A">
            <w:rPr>
              <w:rFonts w:ascii="Times New Roman" w:hAnsi="Times New Roman" w:cs="Times New Roman"/>
            </w:rPr>
            <w:fldChar w:fldCharType="end"/>
          </w:r>
        </w:sdtContent>
      </w:sdt>
      <w:r w:rsidR="00B919C3" w:rsidRPr="0086169A">
        <w:rPr>
          <w:rFonts w:ascii="Times New Roman" w:hAnsi="Times New Roman" w:cs="Times New Roman"/>
        </w:rPr>
        <w:t xml:space="preserve"> one of the main challenges in the management of patient safety in the emergency department is negligence of safety rules and standard precautions. Institutionalizing adherence to safety standards and standard precautions in emergency departments is the key to effective and efficient safety management</w:t>
      </w:r>
      <w:r w:rsidR="00FE37E6" w:rsidRPr="0086169A">
        <w:rPr>
          <w:rFonts w:ascii="Times New Roman" w:hAnsi="Times New Roman" w:cs="Times New Roman"/>
        </w:rPr>
        <w:t xml:space="preserve">. </w:t>
      </w:r>
    </w:p>
    <w:p w14:paraId="2E371B3D" w14:textId="42DF037E" w:rsidR="000B577D" w:rsidRPr="0086169A" w:rsidRDefault="00927BB1" w:rsidP="00A81992">
      <w:pPr>
        <w:ind w:firstLine="720"/>
        <w:rPr>
          <w:rFonts w:ascii="Times New Roman" w:hAnsi="Times New Roman" w:cs="Times New Roman"/>
        </w:rPr>
      </w:pPr>
      <w:r w:rsidRPr="0086169A">
        <w:rPr>
          <w:rFonts w:ascii="Times New Roman" w:hAnsi="Times New Roman" w:cs="Times New Roman"/>
        </w:rPr>
        <w:t xml:space="preserve">On average, an estimated 1 in 10 patients is subject to an adverse event while receiving hospital care in high income countries. </w:t>
      </w:r>
      <w:r w:rsidR="007C48C7" w:rsidRPr="0086169A">
        <w:rPr>
          <w:rFonts w:ascii="Times New Roman" w:hAnsi="Times New Roman" w:cs="Times New Roman"/>
        </w:rPr>
        <w:t>Available</w:t>
      </w:r>
      <w:r w:rsidRPr="0086169A">
        <w:rPr>
          <w:rFonts w:ascii="Times New Roman" w:hAnsi="Times New Roman" w:cs="Times New Roman"/>
        </w:rPr>
        <w:t xml:space="preserve"> evidence suggests that 134 million adverse events due to unsafe care occur in hospitals in low- and middle-income countries, contributing to around 2.6 million deaths every year. The most common adverse events that happen are drug events (prescribing, dispensing, or administering medications), followed by surgical or other procedural events, patient-care events like falls and pressure ulcers and healthcare associated infections.</w:t>
      </w:r>
    </w:p>
    <w:p w14:paraId="7C7DA45D" w14:textId="149FA043" w:rsidR="00927BB1" w:rsidRPr="0086169A" w:rsidRDefault="00927BB1" w:rsidP="00927BB1">
      <w:pPr>
        <w:rPr>
          <w:rFonts w:ascii="Times New Roman" w:hAnsi="Times New Roman" w:cs="Times New Roman"/>
        </w:rPr>
      </w:pPr>
      <w:r w:rsidRPr="0086169A">
        <w:rPr>
          <w:rFonts w:ascii="Times New Roman" w:hAnsi="Times New Roman" w:cs="Times New Roman"/>
        </w:rPr>
        <w:t xml:space="preserve">Figure 1 </w:t>
      </w:r>
      <w:r w:rsidR="00A81992" w:rsidRPr="0086169A">
        <w:rPr>
          <w:rFonts w:ascii="Times New Roman" w:hAnsi="Times New Roman" w:cs="Times New Roman"/>
        </w:rPr>
        <w:t>is a column chat showing the most reported adverse events reported by the hospital from 2019-2022.</w:t>
      </w:r>
    </w:p>
    <w:p w14:paraId="4F12BF62" w14:textId="2CCEF44C" w:rsidR="00927BB1" w:rsidRDefault="00226F4E" w:rsidP="00927BB1">
      <w:ins w:id="0" w:author="annie alexis" w:date="2025-11-30T14:58:00Z" w16du:dateUtc="2025-11-30T18:58:00Z">
        <w:r>
          <w:rPr>
            <w:noProof/>
          </w:rPr>
          <w:drawing>
            <wp:inline distT="0" distB="0" distL="0" distR="0" wp14:anchorId="1A7EE38D" wp14:editId="1FAD5ACC">
              <wp:extent cx="5038725" cy="3128963"/>
              <wp:effectExtent l="0" t="0" r="9525" b="14605"/>
              <wp:docPr id="1040978085" name="Chart 1">
                <a:extLst xmlns:a="http://schemas.openxmlformats.org/drawingml/2006/main">
                  <a:ext uri="{FF2B5EF4-FFF2-40B4-BE49-F238E27FC236}">
                    <a16:creationId xmlns:a16="http://schemas.microsoft.com/office/drawing/2014/main" id="{3E95C187-B352-0F8E-AF71-B3C8482FB0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ins>
    </w:p>
    <w:p w14:paraId="2F2A3898" w14:textId="77777777" w:rsidR="0086169A" w:rsidRDefault="0086169A" w:rsidP="00927BB1"/>
    <w:p w14:paraId="3B45130E" w14:textId="77777777" w:rsidR="0086169A" w:rsidRDefault="0086169A" w:rsidP="00927BB1"/>
    <w:p w14:paraId="5B40939E" w14:textId="77777777" w:rsidR="0086169A" w:rsidRDefault="0086169A" w:rsidP="00927BB1"/>
    <w:p w14:paraId="66BB2642" w14:textId="77777777" w:rsidR="00A81992" w:rsidRDefault="00A81992" w:rsidP="00927BB1"/>
    <w:p w14:paraId="52E00B72" w14:textId="29785984" w:rsidR="000B577D" w:rsidRPr="0086169A" w:rsidRDefault="00226F4E" w:rsidP="005A0D15">
      <w:pPr>
        <w:jc w:val="center"/>
        <w:rPr>
          <w:rFonts w:ascii="Times New Roman" w:hAnsi="Times New Roman" w:cs="Times New Roman"/>
          <w:sz w:val="32"/>
          <w:szCs w:val="32"/>
        </w:rPr>
      </w:pPr>
      <w:r w:rsidRPr="0086169A">
        <w:rPr>
          <w:rFonts w:ascii="Times New Roman" w:hAnsi="Times New Roman" w:cs="Times New Roman"/>
          <w:sz w:val="32"/>
          <w:szCs w:val="32"/>
        </w:rPr>
        <w:lastRenderedPageBreak/>
        <w:t>Examination of findings</w:t>
      </w:r>
    </w:p>
    <w:p w14:paraId="200B56A5" w14:textId="77777777" w:rsidR="00BF4EF6" w:rsidRPr="0086169A" w:rsidRDefault="00BF4EF6" w:rsidP="005A0D15">
      <w:pPr>
        <w:jc w:val="center"/>
        <w:rPr>
          <w:rFonts w:ascii="Times New Roman" w:hAnsi="Times New Roman" w:cs="Times New Roman"/>
          <w:sz w:val="32"/>
          <w:szCs w:val="32"/>
        </w:rPr>
      </w:pPr>
    </w:p>
    <w:p w14:paraId="70DEF7B6" w14:textId="77777777" w:rsidR="00D74512" w:rsidRPr="0086169A" w:rsidRDefault="00D74512" w:rsidP="00D74512">
      <w:pPr>
        <w:rPr>
          <w:rFonts w:ascii="Times New Roman" w:hAnsi="Times New Roman" w:cs="Times New Roman"/>
        </w:rPr>
      </w:pPr>
      <w:r w:rsidRPr="0086169A">
        <w:rPr>
          <w:rFonts w:ascii="Times New Roman" w:hAnsi="Times New Roman" w:cs="Times New Roman"/>
        </w:rPr>
        <w:t>Staffing issues</w:t>
      </w:r>
    </w:p>
    <w:p w14:paraId="34D1FD80" w14:textId="3AD45C2E" w:rsidR="00D74512" w:rsidRPr="0086169A" w:rsidRDefault="00BF4EF6" w:rsidP="00BF4EF6">
      <w:pPr>
        <w:jc w:val="center"/>
        <w:rPr>
          <w:rFonts w:ascii="Times New Roman" w:hAnsi="Times New Roman" w:cs="Times New Roman"/>
        </w:rPr>
      </w:pPr>
      <w:r w:rsidRPr="0086169A">
        <w:rPr>
          <w:rFonts w:ascii="Times New Roman" w:hAnsi="Times New Roman" w:cs="Times New Roman"/>
        </w:rPr>
        <w:t>B</w:t>
      </w:r>
      <w:r w:rsidR="00D74512" w:rsidRPr="0086169A">
        <w:rPr>
          <w:rFonts w:ascii="Times New Roman" w:hAnsi="Times New Roman" w:cs="Times New Roman"/>
        </w:rPr>
        <w:t>urnout</w:t>
      </w:r>
    </w:p>
    <w:p w14:paraId="76F6DF0E" w14:textId="5BF20F71" w:rsidR="00D74512" w:rsidRPr="0086169A" w:rsidRDefault="00D74512" w:rsidP="00D74512">
      <w:pPr>
        <w:rPr>
          <w:rFonts w:ascii="Times New Roman" w:hAnsi="Times New Roman" w:cs="Times New Roman"/>
        </w:rPr>
      </w:pPr>
      <w:r w:rsidRPr="0086169A">
        <w:rPr>
          <w:rFonts w:ascii="Times New Roman" w:hAnsi="Times New Roman" w:cs="Times New Roman"/>
        </w:rPr>
        <w:t>One of the biggest danger</w:t>
      </w:r>
      <w:r w:rsidR="00BF4EF6" w:rsidRPr="0086169A">
        <w:rPr>
          <w:rFonts w:ascii="Times New Roman" w:hAnsi="Times New Roman" w:cs="Times New Roman"/>
        </w:rPr>
        <w:t>s</w:t>
      </w:r>
      <w:r w:rsidRPr="0086169A">
        <w:rPr>
          <w:rFonts w:ascii="Times New Roman" w:hAnsi="Times New Roman" w:cs="Times New Roman"/>
        </w:rPr>
        <w:t xml:space="preserve"> to healthcare </w:t>
      </w:r>
      <w:r w:rsidR="00775D08" w:rsidRPr="0086169A">
        <w:rPr>
          <w:rFonts w:ascii="Times New Roman" w:hAnsi="Times New Roman" w:cs="Times New Roman"/>
        </w:rPr>
        <w:t>systems</w:t>
      </w:r>
      <w:r w:rsidRPr="0086169A">
        <w:rPr>
          <w:rFonts w:ascii="Times New Roman" w:hAnsi="Times New Roman" w:cs="Times New Roman"/>
        </w:rPr>
        <w:t xml:space="preserve"> </w:t>
      </w:r>
      <w:r w:rsidR="00E14042" w:rsidRPr="0086169A">
        <w:rPr>
          <w:rFonts w:ascii="Times New Roman" w:hAnsi="Times New Roman" w:cs="Times New Roman"/>
        </w:rPr>
        <w:t xml:space="preserve">and a major cause for concern </w:t>
      </w:r>
      <w:r w:rsidRPr="0086169A">
        <w:rPr>
          <w:rFonts w:ascii="Times New Roman" w:hAnsi="Times New Roman" w:cs="Times New Roman"/>
        </w:rPr>
        <w:t xml:space="preserve">is burnout </w:t>
      </w:r>
      <w:r w:rsidR="00E14042" w:rsidRPr="0086169A">
        <w:rPr>
          <w:rFonts w:ascii="Times New Roman" w:hAnsi="Times New Roman" w:cs="Times New Roman"/>
        </w:rPr>
        <w:t>whose</w:t>
      </w:r>
      <w:r w:rsidRPr="0086169A">
        <w:rPr>
          <w:rFonts w:ascii="Times New Roman" w:hAnsi="Times New Roman" w:cs="Times New Roman"/>
        </w:rPr>
        <w:t xml:space="preserve"> effects </w:t>
      </w:r>
      <w:r w:rsidR="00775D08" w:rsidRPr="0086169A">
        <w:rPr>
          <w:rFonts w:ascii="Times New Roman" w:hAnsi="Times New Roman" w:cs="Times New Roman"/>
        </w:rPr>
        <w:t>would</w:t>
      </w:r>
      <w:r w:rsidRPr="0086169A">
        <w:rPr>
          <w:rFonts w:ascii="Times New Roman" w:hAnsi="Times New Roman" w:cs="Times New Roman"/>
        </w:rPr>
        <w:t xml:space="preserve"> be detrimental</w:t>
      </w:r>
      <w:r w:rsidR="00775D08" w:rsidRPr="0086169A">
        <w:rPr>
          <w:rFonts w:ascii="Times New Roman" w:hAnsi="Times New Roman" w:cs="Times New Roman"/>
        </w:rPr>
        <w:t xml:space="preserve">. </w:t>
      </w:r>
      <w:r w:rsidRPr="0086169A">
        <w:rPr>
          <w:rFonts w:ascii="Times New Roman" w:hAnsi="Times New Roman" w:cs="Times New Roman"/>
        </w:rPr>
        <w:t>Staffing challenges create heavier workloads and increased stress which leads to adverse events. Burnout is a state of emotional, physical, and mental exhaustion caused by prolonged stress, often related to work or caregiving responsibilities</w:t>
      </w:r>
      <w:r w:rsidR="00775D08" w:rsidRPr="0086169A">
        <w:rPr>
          <w:rFonts w:ascii="Times New Roman" w:hAnsi="Times New Roman" w:cs="Times New Roman"/>
        </w:rPr>
        <w:t xml:space="preserve">. </w:t>
      </w:r>
    </w:p>
    <w:p w14:paraId="77D807D4" w14:textId="03C40AA0" w:rsidR="00D74512" w:rsidRPr="0086169A" w:rsidRDefault="00D74512" w:rsidP="00D74512">
      <w:pPr>
        <w:rPr>
          <w:rFonts w:ascii="Times New Roman" w:hAnsi="Times New Roman" w:cs="Times New Roman"/>
        </w:rPr>
      </w:pPr>
      <w:r w:rsidRPr="0086169A">
        <w:rPr>
          <w:rFonts w:ascii="Times New Roman" w:hAnsi="Times New Roman" w:cs="Times New Roman"/>
        </w:rPr>
        <w:t xml:space="preserve">Feldman </w:t>
      </w:r>
      <w:sdt>
        <w:sdtPr>
          <w:rPr>
            <w:rFonts w:ascii="Times New Roman" w:hAnsi="Times New Roman" w:cs="Times New Roman"/>
          </w:rPr>
          <w:id w:val="-2033947941"/>
          <w:citation/>
        </w:sdtPr>
        <w:sdtContent>
          <w:r w:rsidR="000F4DAD" w:rsidRPr="0086169A">
            <w:rPr>
              <w:rFonts w:ascii="Times New Roman" w:hAnsi="Times New Roman" w:cs="Times New Roman"/>
            </w:rPr>
            <w:fldChar w:fldCharType="begin"/>
          </w:r>
          <w:r w:rsidR="000F4DAD" w:rsidRPr="0086169A">
            <w:rPr>
              <w:rFonts w:ascii="Times New Roman" w:hAnsi="Times New Roman" w:cs="Times New Roman"/>
            </w:rPr>
            <w:instrText xml:space="preserve"> CITATION Fel20 \l 1033 </w:instrText>
          </w:r>
          <w:r w:rsidR="000F4DAD" w:rsidRPr="0086169A">
            <w:rPr>
              <w:rFonts w:ascii="Times New Roman" w:hAnsi="Times New Roman" w:cs="Times New Roman"/>
            </w:rPr>
            <w:fldChar w:fldCharType="separate"/>
          </w:r>
          <w:r w:rsidR="000F4DAD" w:rsidRPr="0086169A">
            <w:rPr>
              <w:rFonts w:ascii="Times New Roman" w:hAnsi="Times New Roman" w:cs="Times New Roman"/>
              <w:noProof/>
            </w:rPr>
            <w:t>(Feldman &amp; Doucette, 2020)</w:t>
          </w:r>
          <w:r w:rsidR="000F4DAD" w:rsidRPr="0086169A">
            <w:rPr>
              <w:rFonts w:ascii="Times New Roman" w:hAnsi="Times New Roman" w:cs="Times New Roman"/>
            </w:rPr>
            <w:fldChar w:fldCharType="end"/>
          </w:r>
        </w:sdtContent>
      </w:sdt>
      <w:r w:rsidRPr="0086169A">
        <w:rPr>
          <w:rFonts w:ascii="Times New Roman" w:hAnsi="Times New Roman" w:cs="Times New Roman"/>
        </w:rPr>
        <w:t xml:space="preserve"> </w:t>
      </w:r>
      <w:r w:rsidR="000F4DAD" w:rsidRPr="0086169A">
        <w:rPr>
          <w:rFonts w:ascii="Times New Roman" w:hAnsi="Times New Roman" w:cs="Times New Roman"/>
        </w:rPr>
        <w:t>accepts</w:t>
      </w:r>
      <w:r w:rsidRPr="0086169A">
        <w:rPr>
          <w:rFonts w:ascii="Times New Roman" w:hAnsi="Times New Roman" w:cs="Times New Roman"/>
        </w:rPr>
        <w:t xml:space="preserve"> that burnout is associated with high demand professions requiring empathy and compassion with that female physicians ha</w:t>
      </w:r>
      <w:r w:rsidR="00856EB6" w:rsidRPr="0086169A">
        <w:rPr>
          <w:rFonts w:ascii="Times New Roman" w:hAnsi="Times New Roman" w:cs="Times New Roman"/>
        </w:rPr>
        <w:t>d a</w:t>
      </w:r>
      <w:r w:rsidR="00871127" w:rsidRPr="0086169A">
        <w:rPr>
          <w:rFonts w:ascii="Times New Roman" w:hAnsi="Times New Roman" w:cs="Times New Roman"/>
        </w:rPr>
        <w:t xml:space="preserve"> </w:t>
      </w:r>
      <w:r w:rsidR="00856EB6" w:rsidRPr="0086169A">
        <w:rPr>
          <w:rFonts w:ascii="Times New Roman" w:hAnsi="Times New Roman" w:cs="Times New Roman"/>
        </w:rPr>
        <w:t>higher d</w:t>
      </w:r>
      <w:r w:rsidRPr="0086169A">
        <w:rPr>
          <w:rFonts w:ascii="Times New Roman" w:hAnsi="Times New Roman" w:cs="Times New Roman"/>
        </w:rPr>
        <w:t xml:space="preserve"> burnout rate of 48% compared to their males peers at 37%. It was conclude</w:t>
      </w:r>
      <w:r w:rsidR="00856EB6" w:rsidRPr="0086169A">
        <w:rPr>
          <w:rFonts w:ascii="Times New Roman" w:hAnsi="Times New Roman" w:cs="Times New Roman"/>
        </w:rPr>
        <w:t>d</w:t>
      </w:r>
      <w:r w:rsidRPr="0086169A">
        <w:rPr>
          <w:rFonts w:ascii="Times New Roman" w:hAnsi="Times New Roman" w:cs="Times New Roman"/>
        </w:rPr>
        <w:t xml:space="preserve"> that specialties suffer from burnout at different ra</w:t>
      </w:r>
      <w:r w:rsidR="00871127" w:rsidRPr="0086169A">
        <w:rPr>
          <w:rFonts w:ascii="Times New Roman" w:hAnsi="Times New Roman" w:cs="Times New Roman"/>
        </w:rPr>
        <w:t>tes</w:t>
      </w:r>
      <w:r w:rsidRPr="0086169A">
        <w:rPr>
          <w:rFonts w:ascii="Times New Roman" w:hAnsi="Times New Roman" w:cs="Times New Roman"/>
        </w:rPr>
        <w:t xml:space="preserve"> with </w:t>
      </w:r>
      <w:r w:rsidR="00871127" w:rsidRPr="0086169A">
        <w:rPr>
          <w:rFonts w:ascii="Times New Roman" w:hAnsi="Times New Roman" w:cs="Times New Roman"/>
        </w:rPr>
        <w:t>Urology</w:t>
      </w:r>
      <w:r w:rsidRPr="0086169A">
        <w:rPr>
          <w:rFonts w:ascii="Times New Roman" w:hAnsi="Times New Roman" w:cs="Times New Roman"/>
        </w:rPr>
        <w:t xml:space="preserve"> dominating at 54% while public health and preventative medicine being the lowest at 29%. This concern needs to </w:t>
      </w:r>
      <w:r w:rsidR="00871127" w:rsidRPr="0086169A">
        <w:rPr>
          <w:rFonts w:ascii="Times New Roman" w:hAnsi="Times New Roman" w:cs="Times New Roman"/>
        </w:rPr>
        <w:t xml:space="preserve">be addressed </w:t>
      </w:r>
      <w:r w:rsidRPr="0086169A">
        <w:rPr>
          <w:rFonts w:ascii="Times New Roman" w:hAnsi="Times New Roman" w:cs="Times New Roman"/>
        </w:rPr>
        <w:t xml:space="preserve">right </w:t>
      </w:r>
      <w:r w:rsidR="00871127" w:rsidRPr="0086169A">
        <w:rPr>
          <w:rFonts w:ascii="Times New Roman" w:hAnsi="Times New Roman" w:cs="Times New Roman"/>
        </w:rPr>
        <w:t>away to resolve the issue of healthcare staff retention.</w:t>
      </w:r>
    </w:p>
    <w:p w14:paraId="35B15803" w14:textId="5D0D5862" w:rsidR="00D74512" w:rsidRPr="0086169A" w:rsidRDefault="00D74512" w:rsidP="00D74512">
      <w:pPr>
        <w:rPr>
          <w:rFonts w:ascii="Times New Roman" w:hAnsi="Times New Roman" w:cs="Times New Roman"/>
        </w:rPr>
      </w:pPr>
      <w:r w:rsidRPr="0086169A">
        <w:rPr>
          <w:rFonts w:ascii="Times New Roman" w:hAnsi="Times New Roman" w:cs="Times New Roman"/>
        </w:rPr>
        <w:t>Adequate staffing is a necessity because the lack thereof leads to overworked and stressed employees which raises the risk of burnout and injury for workers and contributes to a higher turnover rate. For the patients, increases the likelihood of mistakes/errors, essential tasks may be missed from rushed care trying to keep up.</w:t>
      </w:r>
      <w:r w:rsidR="00A97585" w:rsidRPr="0086169A">
        <w:rPr>
          <w:rFonts w:ascii="Times New Roman" w:hAnsi="Times New Roman" w:cs="Times New Roman"/>
        </w:rPr>
        <w:t xml:space="preserve"> </w:t>
      </w:r>
      <w:sdt>
        <w:sdtPr>
          <w:rPr>
            <w:rFonts w:ascii="Times New Roman" w:hAnsi="Times New Roman" w:cs="Times New Roman"/>
          </w:rPr>
          <w:id w:val="-1418705885"/>
          <w:citation/>
        </w:sdtPr>
        <w:sdtContent>
          <w:r w:rsidR="0055088F" w:rsidRPr="0086169A">
            <w:rPr>
              <w:rFonts w:ascii="Times New Roman" w:hAnsi="Times New Roman" w:cs="Times New Roman"/>
            </w:rPr>
            <w:fldChar w:fldCharType="begin"/>
          </w:r>
          <w:r w:rsidR="0055088F" w:rsidRPr="0086169A">
            <w:rPr>
              <w:rFonts w:ascii="Times New Roman" w:hAnsi="Times New Roman" w:cs="Times New Roman"/>
            </w:rPr>
            <w:instrText xml:space="preserve"> CITATION Lea24 \l 1033 </w:instrText>
          </w:r>
          <w:r w:rsidR="0055088F" w:rsidRPr="0086169A">
            <w:rPr>
              <w:rFonts w:ascii="Times New Roman" w:hAnsi="Times New Roman" w:cs="Times New Roman"/>
            </w:rPr>
            <w:fldChar w:fldCharType="separate"/>
          </w:r>
          <w:r w:rsidR="0055088F" w:rsidRPr="0086169A">
            <w:rPr>
              <w:rFonts w:ascii="Times New Roman" w:hAnsi="Times New Roman" w:cs="Times New Roman"/>
              <w:noProof/>
            </w:rPr>
            <w:t>(Leary, Lee, &amp; Mossburg, 2024)</w:t>
          </w:r>
          <w:r w:rsidR="0055088F" w:rsidRPr="0086169A">
            <w:rPr>
              <w:rFonts w:ascii="Times New Roman" w:hAnsi="Times New Roman" w:cs="Times New Roman"/>
            </w:rPr>
            <w:fldChar w:fldCharType="end"/>
          </w:r>
        </w:sdtContent>
      </w:sdt>
      <w:r w:rsidRPr="0086169A">
        <w:rPr>
          <w:rFonts w:ascii="Times New Roman" w:hAnsi="Times New Roman" w:cs="Times New Roman"/>
        </w:rPr>
        <w:t xml:space="preserve"> </w:t>
      </w:r>
      <w:r w:rsidR="00945430" w:rsidRPr="0086169A">
        <w:rPr>
          <w:rFonts w:ascii="Times New Roman" w:hAnsi="Times New Roman" w:cs="Times New Roman"/>
        </w:rPr>
        <w:t>shows connections with</w:t>
      </w:r>
      <w:r w:rsidRPr="0086169A">
        <w:rPr>
          <w:rFonts w:ascii="Times New Roman" w:hAnsi="Times New Roman" w:cs="Times New Roman"/>
        </w:rPr>
        <w:t xml:space="preserve"> workforce challenges and mortality. It also shows how patient and safety outcomes are also connected to not only nursing availability but also readmissions and satisfaction with the quality of care.  As per, </w:t>
      </w:r>
      <w:sdt>
        <w:sdtPr>
          <w:rPr>
            <w:rFonts w:ascii="Times New Roman" w:hAnsi="Times New Roman" w:cs="Times New Roman"/>
          </w:rPr>
          <w:id w:val="1473096881"/>
          <w:citation/>
        </w:sdtPr>
        <w:sdtContent>
          <w:r w:rsidR="003E71FF" w:rsidRPr="0086169A">
            <w:rPr>
              <w:rFonts w:ascii="Times New Roman" w:hAnsi="Times New Roman" w:cs="Times New Roman"/>
            </w:rPr>
            <w:fldChar w:fldCharType="begin"/>
          </w:r>
          <w:r w:rsidR="003E71FF" w:rsidRPr="0086169A">
            <w:rPr>
              <w:rFonts w:ascii="Times New Roman" w:hAnsi="Times New Roman" w:cs="Times New Roman"/>
            </w:rPr>
            <w:instrText xml:space="preserve"> CITATION Ass \l 1033 </w:instrText>
          </w:r>
          <w:r w:rsidR="003E71FF" w:rsidRPr="0086169A">
            <w:rPr>
              <w:rFonts w:ascii="Times New Roman" w:hAnsi="Times New Roman" w:cs="Times New Roman"/>
            </w:rPr>
            <w:fldChar w:fldCharType="separate"/>
          </w:r>
          <w:r w:rsidR="003E71FF" w:rsidRPr="0086169A">
            <w:rPr>
              <w:rFonts w:ascii="Times New Roman" w:hAnsi="Times New Roman" w:cs="Times New Roman"/>
              <w:noProof/>
            </w:rPr>
            <w:t>(Association of Health Care Journalists, n.d.)</w:t>
          </w:r>
          <w:r w:rsidR="003E71FF" w:rsidRPr="0086169A">
            <w:rPr>
              <w:rFonts w:ascii="Times New Roman" w:hAnsi="Times New Roman" w:cs="Times New Roman"/>
            </w:rPr>
            <w:fldChar w:fldCharType="end"/>
          </w:r>
        </w:sdtContent>
      </w:sdt>
      <w:r w:rsidRPr="0086169A">
        <w:rPr>
          <w:rFonts w:ascii="Times New Roman" w:hAnsi="Times New Roman" w:cs="Times New Roman"/>
        </w:rPr>
        <w:t xml:space="preserve"> in 2022, </w:t>
      </w:r>
      <w:r w:rsidR="008F1776" w:rsidRPr="0086169A">
        <w:rPr>
          <w:rFonts w:ascii="Times New Roman" w:hAnsi="Times New Roman" w:cs="Times New Roman"/>
        </w:rPr>
        <w:t>there were numerous</w:t>
      </w:r>
      <w:r w:rsidRPr="0086169A">
        <w:rPr>
          <w:rFonts w:ascii="Times New Roman" w:hAnsi="Times New Roman" w:cs="Times New Roman"/>
        </w:rPr>
        <w:t xml:space="preserve"> amount of patients had an adverse event due to failure of nursing and patient participation not being met. 5 patients were </w:t>
      </w:r>
      <w:r w:rsidR="003B492B" w:rsidRPr="0086169A">
        <w:rPr>
          <w:rFonts w:ascii="Times New Roman" w:hAnsi="Times New Roman" w:cs="Times New Roman"/>
        </w:rPr>
        <w:t>not</w:t>
      </w:r>
      <w:r w:rsidRPr="0086169A">
        <w:rPr>
          <w:rFonts w:ascii="Times New Roman" w:hAnsi="Times New Roman" w:cs="Times New Roman"/>
        </w:rPr>
        <w:t xml:space="preserve"> supervision </w:t>
      </w:r>
      <w:r w:rsidR="003B492B" w:rsidRPr="0086169A">
        <w:rPr>
          <w:rFonts w:ascii="Times New Roman" w:hAnsi="Times New Roman" w:cs="Times New Roman"/>
        </w:rPr>
        <w:t>properly by</w:t>
      </w:r>
      <w:r w:rsidRPr="0086169A">
        <w:rPr>
          <w:rFonts w:ascii="Times New Roman" w:hAnsi="Times New Roman" w:cs="Times New Roman"/>
        </w:rPr>
        <w:t xml:space="preserve"> nursing which resulted in the formation of a pressure ulcer, patient’s pain not being appropriately addressed and lab tests not being </w:t>
      </w:r>
      <w:r w:rsidR="003B492B" w:rsidRPr="0086169A">
        <w:rPr>
          <w:rFonts w:ascii="Times New Roman" w:hAnsi="Times New Roman" w:cs="Times New Roman"/>
        </w:rPr>
        <w:t>run</w:t>
      </w:r>
      <w:r w:rsidRPr="0086169A">
        <w:rPr>
          <w:rFonts w:ascii="Times New Roman" w:hAnsi="Times New Roman" w:cs="Times New Roman"/>
        </w:rPr>
        <w:t xml:space="preserve"> within the timeframe as per the hospital’s policy. 3 patients did not have their drugs administered on </w:t>
      </w:r>
      <w:r w:rsidR="003B492B" w:rsidRPr="0086169A">
        <w:rPr>
          <w:rFonts w:ascii="Times New Roman" w:hAnsi="Times New Roman" w:cs="Times New Roman"/>
        </w:rPr>
        <w:t>time,</w:t>
      </w:r>
      <w:r w:rsidRPr="0086169A">
        <w:rPr>
          <w:rFonts w:ascii="Times New Roman" w:hAnsi="Times New Roman" w:cs="Times New Roman"/>
        </w:rPr>
        <w:t xml:space="preserve"> yet the documentation reflected that they did. Timely administration of </w:t>
      </w:r>
      <w:r w:rsidR="003B492B" w:rsidRPr="0086169A">
        <w:rPr>
          <w:rFonts w:ascii="Times New Roman" w:hAnsi="Times New Roman" w:cs="Times New Roman"/>
        </w:rPr>
        <w:t>medication</w:t>
      </w:r>
      <w:r w:rsidRPr="0086169A">
        <w:rPr>
          <w:rFonts w:ascii="Times New Roman" w:hAnsi="Times New Roman" w:cs="Times New Roman"/>
        </w:rPr>
        <w:t xml:space="preserve"> is important as it relates to patient safety and outcomes. It can cause severe complications or worst case, death. Longer wait times can result in </w:t>
      </w:r>
      <w:r w:rsidR="00A240E2" w:rsidRPr="0086169A">
        <w:rPr>
          <w:rFonts w:ascii="Times New Roman" w:hAnsi="Times New Roman" w:cs="Times New Roman"/>
        </w:rPr>
        <w:t>a</w:t>
      </w:r>
      <w:r w:rsidRPr="0086169A">
        <w:rPr>
          <w:rFonts w:ascii="Times New Roman" w:hAnsi="Times New Roman" w:cs="Times New Roman"/>
        </w:rPr>
        <w:t xml:space="preserve"> decrease in the quality of care, and worsening health conditions such as increased suffering and deterioration. This can also contribute to lowering patient satisfaction and loss of trust in the facility and healthcare system overall. During those incident there w</w:t>
      </w:r>
      <w:r w:rsidR="00A240E2" w:rsidRPr="0086169A">
        <w:rPr>
          <w:rFonts w:ascii="Times New Roman" w:hAnsi="Times New Roman" w:cs="Times New Roman"/>
        </w:rPr>
        <w:t>ere multiple</w:t>
      </w:r>
      <w:r w:rsidRPr="0086169A">
        <w:rPr>
          <w:rFonts w:ascii="Times New Roman" w:hAnsi="Times New Roman" w:cs="Times New Roman"/>
        </w:rPr>
        <w:t xml:space="preserve"> double and triple shifts between nursing managers and RNs due to a lack of staffing. In 2023, CT had 396 acute care adverse events with 37 belonging to Saint Francis Hospital with 1 of those patients expiring due to failure of adherence to the ESI policy. The policy could not be maintained due to lack of support. During all the incidents, the hospitals staffing policy was not or was unable to be adhered to appropriately hence the double and triple staffing of personnel. The state of CT does not have standardized patient to staffing ratio however the hospital does have policies and procedures for every department specific to </w:t>
      </w:r>
      <w:r w:rsidRPr="0086169A">
        <w:rPr>
          <w:rFonts w:ascii="Times New Roman" w:hAnsi="Times New Roman" w:cs="Times New Roman"/>
        </w:rPr>
        <w:lastRenderedPageBreak/>
        <w:t xml:space="preserve">certain medical conditions. Certain events required managers to perform </w:t>
      </w:r>
      <w:r w:rsidR="00B3402B" w:rsidRPr="0086169A">
        <w:rPr>
          <w:rFonts w:ascii="Times New Roman" w:hAnsi="Times New Roman" w:cs="Times New Roman"/>
        </w:rPr>
        <w:t>tasks</w:t>
      </w:r>
      <w:r w:rsidRPr="0086169A">
        <w:rPr>
          <w:rFonts w:ascii="Times New Roman" w:hAnsi="Times New Roman" w:cs="Times New Roman"/>
        </w:rPr>
        <w:t xml:space="preserve"> that they themselves were not trained to do which in itself can put the recipient of the care in danger. </w:t>
      </w:r>
    </w:p>
    <w:p w14:paraId="1D32E606" w14:textId="1136893C" w:rsidR="00226F4E" w:rsidRPr="0086169A" w:rsidRDefault="00D74512" w:rsidP="00D74512">
      <w:pPr>
        <w:rPr>
          <w:rFonts w:ascii="Times New Roman" w:hAnsi="Times New Roman" w:cs="Times New Roman"/>
        </w:rPr>
      </w:pPr>
      <w:r w:rsidRPr="0086169A">
        <w:rPr>
          <w:rFonts w:ascii="Times New Roman" w:hAnsi="Times New Roman" w:cs="Times New Roman"/>
        </w:rPr>
        <w:t xml:space="preserve">Figure 2 highlights the </w:t>
      </w:r>
      <w:r w:rsidR="00C14E45" w:rsidRPr="0086169A">
        <w:rPr>
          <w:rFonts w:ascii="Times New Roman" w:hAnsi="Times New Roman" w:cs="Times New Roman"/>
        </w:rPr>
        <w:t xml:space="preserve">total number of </w:t>
      </w:r>
      <w:r w:rsidRPr="0086169A">
        <w:rPr>
          <w:rFonts w:ascii="Times New Roman" w:hAnsi="Times New Roman" w:cs="Times New Roman"/>
        </w:rPr>
        <w:t>adverse events reported by the hospital between  2019 through 2023.</w:t>
      </w:r>
    </w:p>
    <w:p w14:paraId="38212ECA" w14:textId="69CB51AE" w:rsidR="00E64422" w:rsidRDefault="00E64422" w:rsidP="00D74512">
      <w:ins w:id="1" w:author="annie alexis" w:date="2025-11-30T14:02:00Z" w16du:dateUtc="2025-11-30T18:02:00Z">
        <w:r>
          <w:rPr>
            <w:noProof/>
          </w:rPr>
          <w:drawing>
            <wp:inline distT="0" distB="0" distL="0" distR="0" wp14:anchorId="38096105" wp14:editId="5ADBCA5E">
              <wp:extent cx="4572000" cy="2743200"/>
              <wp:effectExtent l="0" t="0" r="0" b="0"/>
              <wp:docPr id="748729956" name="Chart 1">
                <a:extLst xmlns:a="http://schemas.openxmlformats.org/drawingml/2006/main">
                  <a:ext uri="{FF2B5EF4-FFF2-40B4-BE49-F238E27FC236}">
                    <a16:creationId xmlns:a16="http://schemas.microsoft.com/office/drawing/2014/main" id="{EF1E2D04-05E2-6612-63C1-F93C6708F6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ins>
    </w:p>
    <w:p w14:paraId="3FEB8725" w14:textId="77777777" w:rsidR="00E64422" w:rsidRDefault="00E64422" w:rsidP="00D74512"/>
    <w:p w14:paraId="2668F915" w14:textId="77777777" w:rsidR="005C1D9E" w:rsidRPr="0086169A" w:rsidRDefault="005C1D9E" w:rsidP="005C1D9E">
      <w:pPr>
        <w:rPr>
          <w:rFonts w:ascii="Times New Roman" w:hAnsi="Times New Roman" w:cs="Times New Roman"/>
          <w:sz w:val="28"/>
          <w:szCs w:val="28"/>
        </w:rPr>
      </w:pPr>
      <w:r w:rsidRPr="0086169A">
        <w:rPr>
          <w:rFonts w:ascii="Times New Roman" w:hAnsi="Times New Roman" w:cs="Times New Roman"/>
          <w:sz w:val="28"/>
          <w:szCs w:val="28"/>
        </w:rPr>
        <w:t>Communication</w:t>
      </w:r>
    </w:p>
    <w:p w14:paraId="5264F415" w14:textId="2F72AE01" w:rsidR="005C1D9E" w:rsidRPr="0086169A" w:rsidRDefault="005C1D9E" w:rsidP="005C1D9E">
      <w:pPr>
        <w:rPr>
          <w:rFonts w:ascii="Times New Roman" w:hAnsi="Times New Roman" w:cs="Times New Roman"/>
        </w:rPr>
      </w:pPr>
      <w:r w:rsidRPr="0086169A">
        <w:rPr>
          <w:rFonts w:ascii="Times New Roman" w:hAnsi="Times New Roman" w:cs="Times New Roman"/>
        </w:rPr>
        <w:t xml:space="preserve">Communication breakdowns between staff and patients can have several negative effects such as medical errors, delay of treatments, reduced patient adherence, and loss of patient trust. Poor communication can lead to quarrels and misunderstandings. It is necessary to </w:t>
      </w:r>
      <w:r w:rsidR="00C14E45" w:rsidRPr="0086169A">
        <w:rPr>
          <w:rFonts w:ascii="Times New Roman" w:hAnsi="Times New Roman" w:cs="Times New Roman"/>
        </w:rPr>
        <w:t>correspond</w:t>
      </w:r>
      <w:r w:rsidRPr="0086169A">
        <w:rPr>
          <w:rFonts w:ascii="Times New Roman" w:hAnsi="Times New Roman" w:cs="Times New Roman"/>
        </w:rPr>
        <w:t xml:space="preserve"> well to prevent errors in tasks delegation and identification of complications after surgery. Steady and effective communication is needed between departments that work closely </w:t>
      </w:r>
      <w:r w:rsidR="00C14E45" w:rsidRPr="0086169A">
        <w:rPr>
          <w:rFonts w:ascii="Times New Roman" w:hAnsi="Times New Roman" w:cs="Times New Roman"/>
        </w:rPr>
        <w:t>together,</w:t>
      </w:r>
      <w:r w:rsidRPr="0086169A">
        <w:rPr>
          <w:rFonts w:ascii="Times New Roman" w:hAnsi="Times New Roman" w:cs="Times New Roman"/>
        </w:rPr>
        <w:t xml:space="preserve"> for example Telemetry providing alerts to RNs or nurses alerting cleaners of discharge so the rooms can be cleaned/sanitized. The need for </w:t>
      </w:r>
      <w:r w:rsidR="00C14E45" w:rsidRPr="0086169A">
        <w:rPr>
          <w:rFonts w:ascii="Times New Roman" w:hAnsi="Times New Roman" w:cs="Times New Roman"/>
        </w:rPr>
        <w:t>transmission</w:t>
      </w:r>
      <w:r w:rsidRPr="0086169A">
        <w:rPr>
          <w:rFonts w:ascii="Times New Roman" w:hAnsi="Times New Roman" w:cs="Times New Roman"/>
        </w:rPr>
        <w:t xml:space="preserve"> differs on the purpose and recipients of the information, for example, between doctors and patients</w:t>
      </w:r>
      <w:r w:rsidR="00C14E45" w:rsidRPr="0086169A">
        <w:rPr>
          <w:rFonts w:ascii="Times New Roman" w:hAnsi="Times New Roman" w:cs="Times New Roman"/>
        </w:rPr>
        <w:t>, doctors and staff</w:t>
      </w:r>
      <w:r w:rsidR="00BA6FE2" w:rsidRPr="0086169A">
        <w:rPr>
          <w:rFonts w:ascii="Times New Roman" w:hAnsi="Times New Roman" w:cs="Times New Roman"/>
        </w:rPr>
        <w:t xml:space="preserve"> and nurses and patients about </w:t>
      </w:r>
      <w:r w:rsidRPr="0086169A">
        <w:rPr>
          <w:rFonts w:ascii="Times New Roman" w:hAnsi="Times New Roman" w:cs="Times New Roman"/>
        </w:rPr>
        <w:t xml:space="preserve">medicine, discharge, </w:t>
      </w:r>
      <w:r w:rsidR="00BA6FE2" w:rsidRPr="0086169A">
        <w:rPr>
          <w:rFonts w:ascii="Times New Roman" w:hAnsi="Times New Roman" w:cs="Times New Roman"/>
        </w:rPr>
        <w:t>and recovery steps.</w:t>
      </w:r>
      <w:r w:rsidR="00D97FDE" w:rsidRPr="0086169A">
        <w:rPr>
          <w:rFonts w:ascii="Times New Roman" w:hAnsi="Times New Roman" w:cs="Times New Roman"/>
        </w:rPr>
        <w:t xml:space="preserve"> </w:t>
      </w:r>
    </w:p>
    <w:p w14:paraId="1A2BBC1E" w14:textId="77777777" w:rsidR="00D97FDE" w:rsidRPr="0086169A" w:rsidRDefault="00D97FDE" w:rsidP="005C1D9E">
      <w:pPr>
        <w:rPr>
          <w:rFonts w:ascii="Times New Roman" w:hAnsi="Times New Roman" w:cs="Times New Roman"/>
        </w:rPr>
      </w:pPr>
    </w:p>
    <w:p w14:paraId="05F49EFA" w14:textId="77777777" w:rsidR="005C1D9E" w:rsidRPr="0086169A" w:rsidRDefault="005C1D9E" w:rsidP="005C1D9E">
      <w:pPr>
        <w:rPr>
          <w:rFonts w:ascii="Times New Roman" w:hAnsi="Times New Roman" w:cs="Times New Roman"/>
          <w:sz w:val="28"/>
          <w:szCs w:val="28"/>
        </w:rPr>
      </w:pPr>
      <w:r w:rsidRPr="0086169A">
        <w:rPr>
          <w:rFonts w:ascii="Times New Roman" w:hAnsi="Times New Roman" w:cs="Times New Roman"/>
          <w:sz w:val="28"/>
          <w:szCs w:val="28"/>
        </w:rPr>
        <w:t>Policy and procedures</w:t>
      </w:r>
    </w:p>
    <w:p w14:paraId="14838C07" w14:textId="62F6277E" w:rsidR="005C1D9E" w:rsidRPr="0086169A" w:rsidRDefault="005C1D9E" w:rsidP="005C1D9E">
      <w:pPr>
        <w:rPr>
          <w:rFonts w:ascii="Times New Roman" w:hAnsi="Times New Roman" w:cs="Times New Roman"/>
        </w:rPr>
      </w:pPr>
      <w:r w:rsidRPr="0086169A">
        <w:rPr>
          <w:rFonts w:ascii="Times New Roman" w:hAnsi="Times New Roman" w:cs="Times New Roman"/>
        </w:rPr>
        <w:t>It is imperative that hospitals maintain a sanitary environment, which is one of the areas that failed the recent inspection. QAPI is the Quality Assurance and performance improvement program used by the hospital to collect data to monitor the cleanliness of the environment, but it failed to do so when a 30% reduction in housekeeping staff was implemented in May 2022.</w:t>
      </w:r>
      <w:r w:rsidR="00D97FDE" w:rsidRPr="0086169A">
        <w:rPr>
          <w:rFonts w:ascii="Times New Roman" w:hAnsi="Times New Roman" w:cs="Times New Roman"/>
        </w:rPr>
        <w:t xml:space="preserve"> </w:t>
      </w:r>
      <w:sdt>
        <w:sdtPr>
          <w:rPr>
            <w:rFonts w:ascii="Times New Roman" w:hAnsi="Times New Roman" w:cs="Times New Roman"/>
          </w:rPr>
          <w:id w:val="826556265"/>
          <w:citation/>
        </w:sdtPr>
        <w:sdtContent>
          <w:r w:rsidR="00560B43" w:rsidRPr="0086169A">
            <w:rPr>
              <w:rFonts w:ascii="Times New Roman" w:hAnsi="Times New Roman" w:cs="Times New Roman"/>
            </w:rPr>
            <w:fldChar w:fldCharType="begin"/>
          </w:r>
          <w:r w:rsidR="00560B43" w:rsidRPr="0086169A">
            <w:rPr>
              <w:rFonts w:ascii="Times New Roman" w:hAnsi="Times New Roman" w:cs="Times New Roman"/>
            </w:rPr>
            <w:instrText xml:space="preserve"> CITATION Ass \l 1033 </w:instrText>
          </w:r>
          <w:r w:rsidR="00560B43" w:rsidRPr="0086169A">
            <w:rPr>
              <w:rFonts w:ascii="Times New Roman" w:hAnsi="Times New Roman" w:cs="Times New Roman"/>
            </w:rPr>
            <w:fldChar w:fldCharType="separate"/>
          </w:r>
          <w:r w:rsidR="00560B43" w:rsidRPr="0086169A">
            <w:rPr>
              <w:rFonts w:ascii="Times New Roman" w:hAnsi="Times New Roman" w:cs="Times New Roman"/>
              <w:noProof/>
            </w:rPr>
            <w:t>(Association of Health Care Journalists, n.d.)</w:t>
          </w:r>
          <w:r w:rsidR="00560B43" w:rsidRPr="0086169A">
            <w:rPr>
              <w:rFonts w:ascii="Times New Roman" w:hAnsi="Times New Roman" w:cs="Times New Roman"/>
            </w:rPr>
            <w:fldChar w:fldCharType="end"/>
          </w:r>
        </w:sdtContent>
      </w:sdt>
      <w:r w:rsidR="00FB0ECE" w:rsidRPr="0086169A">
        <w:rPr>
          <w:rFonts w:ascii="Times New Roman" w:hAnsi="Times New Roman" w:cs="Times New Roman"/>
        </w:rPr>
        <w:t xml:space="preserve"> reflected that</w:t>
      </w:r>
      <w:r w:rsidRPr="0086169A">
        <w:rPr>
          <w:rFonts w:ascii="Times New Roman" w:hAnsi="Times New Roman" w:cs="Times New Roman"/>
        </w:rPr>
        <w:t xml:space="preserve"> patients and staff reported conditions </w:t>
      </w:r>
      <w:r w:rsidRPr="0086169A">
        <w:rPr>
          <w:rFonts w:ascii="Times New Roman" w:hAnsi="Times New Roman" w:cs="Times New Roman"/>
        </w:rPr>
        <w:lastRenderedPageBreak/>
        <w:t xml:space="preserve">unbefitting of a medical environment with complaints from anywhere between overfilled laundry hampers, dirty bathrooms with no paper or soap, filled trashcans, emergency rooms dirty with bloody gauze, food, dirty paper towels, unchanged bed linen, filthy floors among other things that had to be taken care of by nurses which required time they could have invested in a patient. An unsanitary medical environment can put everyone at risk of complications and infections which can be deadly depending on who is affected. </w:t>
      </w:r>
      <w:r w:rsidR="00FB0ECE" w:rsidRPr="0086169A">
        <w:rPr>
          <w:rFonts w:ascii="Times New Roman" w:hAnsi="Times New Roman" w:cs="Times New Roman"/>
        </w:rPr>
        <w:t>T</w:t>
      </w:r>
      <w:r w:rsidRPr="0086169A">
        <w:rPr>
          <w:rFonts w:ascii="Times New Roman" w:hAnsi="Times New Roman" w:cs="Times New Roman"/>
        </w:rPr>
        <w:t xml:space="preserve">he standard </w:t>
      </w:r>
      <w:r w:rsidR="00FB0ECE" w:rsidRPr="0086169A">
        <w:rPr>
          <w:rFonts w:ascii="Times New Roman" w:hAnsi="Times New Roman" w:cs="Times New Roman"/>
        </w:rPr>
        <w:t>precautions</w:t>
      </w:r>
      <w:r w:rsidRPr="0086169A">
        <w:rPr>
          <w:rFonts w:ascii="Times New Roman" w:hAnsi="Times New Roman" w:cs="Times New Roman"/>
        </w:rPr>
        <w:t xml:space="preserve"> were not taken with patients needing assistance to get up. Between the year of 2019- 2020 there was a 73.6 % increase in events while 2021 and 2022 </w:t>
      </w:r>
      <w:r w:rsidR="00FB0ECE" w:rsidRPr="0086169A">
        <w:rPr>
          <w:rFonts w:ascii="Times New Roman" w:hAnsi="Times New Roman" w:cs="Times New Roman"/>
        </w:rPr>
        <w:t>have</w:t>
      </w:r>
      <w:r w:rsidRPr="0086169A">
        <w:rPr>
          <w:rFonts w:ascii="Times New Roman" w:hAnsi="Times New Roman" w:cs="Times New Roman"/>
        </w:rPr>
        <w:t xml:space="preserve"> maintained a 3.03% decrease in events involving falling </w:t>
      </w:r>
      <w:r w:rsidR="00FB0ECE" w:rsidRPr="0086169A">
        <w:rPr>
          <w:rFonts w:ascii="Times New Roman" w:hAnsi="Times New Roman" w:cs="Times New Roman"/>
        </w:rPr>
        <w:t>event</w:t>
      </w:r>
      <w:r w:rsidRPr="0086169A">
        <w:rPr>
          <w:rFonts w:ascii="Times New Roman" w:hAnsi="Times New Roman" w:cs="Times New Roman"/>
        </w:rPr>
        <w:t>s</w:t>
      </w:r>
      <w:sdt>
        <w:sdtPr>
          <w:rPr>
            <w:rFonts w:ascii="Times New Roman" w:hAnsi="Times New Roman" w:cs="Times New Roman"/>
          </w:rPr>
          <w:id w:val="1273669987"/>
          <w:citation/>
        </w:sdtPr>
        <w:sdtContent>
          <w:r w:rsidR="007A4324" w:rsidRPr="0086169A">
            <w:rPr>
              <w:rFonts w:ascii="Times New Roman" w:hAnsi="Times New Roman" w:cs="Times New Roman"/>
            </w:rPr>
            <w:fldChar w:fldCharType="begin"/>
          </w:r>
          <w:r w:rsidR="007A4324" w:rsidRPr="0086169A">
            <w:rPr>
              <w:rFonts w:ascii="Times New Roman" w:hAnsi="Times New Roman" w:cs="Times New Roman"/>
            </w:rPr>
            <w:instrText xml:space="preserve"> CITATION Con23 \l 1033 </w:instrText>
          </w:r>
          <w:r w:rsidR="007A4324" w:rsidRPr="0086169A">
            <w:rPr>
              <w:rFonts w:ascii="Times New Roman" w:hAnsi="Times New Roman" w:cs="Times New Roman"/>
            </w:rPr>
            <w:fldChar w:fldCharType="separate"/>
          </w:r>
          <w:r w:rsidR="007A4324" w:rsidRPr="0086169A">
            <w:rPr>
              <w:rFonts w:ascii="Times New Roman" w:hAnsi="Times New Roman" w:cs="Times New Roman"/>
              <w:noProof/>
            </w:rPr>
            <w:t xml:space="preserve"> (Health, 2023)</w:t>
          </w:r>
          <w:r w:rsidR="007A4324" w:rsidRPr="0086169A">
            <w:rPr>
              <w:rFonts w:ascii="Times New Roman" w:hAnsi="Times New Roman" w:cs="Times New Roman"/>
            </w:rPr>
            <w:fldChar w:fldCharType="end"/>
          </w:r>
        </w:sdtContent>
      </w:sdt>
      <w:r w:rsidRPr="0086169A">
        <w:rPr>
          <w:rFonts w:ascii="Times New Roman" w:hAnsi="Times New Roman" w:cs="Times New Roman"/>
        </w:rPr>
        <w:t xml:space="preserve">. </w:t>
      </w:r>
    </w:p>
    <w:p w14:paraId="17A192F4" w14:textId="77777777" w:rsidR="00236974" w:rsidRPr="0086169A" w:rsidRDefault="00236974" w:rsidP="005C1D9E">
      <w:pPr>
        <w:rPr>
          <w:rFonts w:ascii="Times New Roman" w:hAnsi="Times New Roman" w:cs="Times New Roman"/>
        </w:rPr>
      </w:pPr>
    </w:p>
    <w:p w14:paraId="29AF60C8" w14:textId="77777777" w:rsidR="005C1D9E" w:rsidRPr="0086169A" w:rsidRDefault="005C1D9E" w:rsidP="005C1D9E">
      <w:pPr>
        <w:rPr>
          <w:rFonts w:ascii="Times New Roman" w:hAnsi="Times New Roman" w:cs="Times New Roman"/>
          <w:sz w:val="28"/>
          <w:szCs w:val="28"/>
        </w:rPr>
      </w:pPr>
      <w:r w:rsidRPr="0086169A">
        <w:rPr>
          <w:rFonts w:ascii="Times New Roman" w:hAnsi="Times New Roman" w:cs="Times New Roman"/>
          <w:sz w:val="28"/>
          <w:szCs w:val="28"/>
        </w:rPr>
        <w:t>Training</w:t>
      </w:r>
    </w:p>
    <w:p w14:paraId="48209187" w14:textId="72370C9B" w:rsidR="005C1D9E" w:rsidRPr="0086169A" w:rsidRDefault="005C1D9E" w:rsidP="005C1D9E">
      <w:pPr>
        <w:rPr>
          <w:rFonts w:ascii="Times New Roman" w:hAnsi="Times New Roman" w:cs="Times New Roman"/>
        </w:rPr>
      </w:pPr>
      <w:r w:rsidRPr="0086169A">
        <w:rPr>
          <w:rFonts w:ascii="Times New Roman" w:hAnsi="Times New Roman" w:cs="Times New Roman"/>
        </w:rPr>
        <w:t xml:space="preserve">Lack of adequate training increases risks of errors and harm to patients which contributes to compliance failures. During all the instances where adverse events happened in 2022, the nurses on </w:t>
      </w:r>
      <w:r w:rsidR="00236974" w:rsidRPr="0086169A">
        <w:rPr>
          <w:rFonts w:ascii="Times New Roman" w:hAnsi="Times New Roman" w:cs="Times New Roman"/>
        </w:rPr>
        <w:t>shifts</w:t>
      </w:r>
      <w:r w:rsidRPr="0086169A">
        <w:rPr>
          <w:rFonts w:ascii="Times New Roman" w:hAnsi="Times New Roman" w:cs="Times New Roman"/>
        </w:rPr>
        <w:t xml:space="preserve"> on those dates were working double and triple shifts to accommodate the lack of staffing. Even managers had to perform tasks that they were</w:t>
      </w:r>
      <w:r w:rsidR="00236974" w:rsidRPr="0086169A">
        <w:rPr>
          <w:rFonts w:ascii="Times New Roman" w:hAnsi="Times New Roman" w:cs="Times New Roman"/>
        </w:rPr>
        <w:t xml:space="preserve"> not</w:t>
      </w:r>
      <w:r w:rsidRPr="0086169A">
        <w:rPr>
          <w:rFonts w:ascii="Times New Roman" w:hAnsi="Times New Roman" w:cs="Times New Roman"/>
        </w:rPr>
        <w:t xml:space="preserve"> trained to do. This could have had the opposite effect and resulted in a near miss had the situation been different. Hospitals must ensure that  </w:t>
      </w:r>
    </w:p>
    <w:p w14:paraId="247BBCB7" w14:textId="77777777" w:rsidR="005C1D9E" w:rsidRPr="0086169A" w:rsidRDefault="005C1D9E" w:rsidP="005C1D9E">
      <w:pPr>
        <w:rPr>
          <w:rFonts w:ascii="Times New Roman" w:hAnsi="Times New Roman" w:cs="Times New Roman"/>
        </w:rPr>
      </w:pPr>
    </w:p>
    <w:p w14:paraId="3A0375B3" w14:textId="77777777" w:rsidR="005C1D9E" w:rsidRPr="0086169A" w:rsidRDefault="005C1D9E" w:rsidP="005C1D9E">
      <w:pPr>
        <w:rPr>
          <w:rFonts w:ascii="Times New Roman" w:hAnsi="Times New Roman" w:cs="Times New Roman"/>
          <w:sz w:val="28"/>
          <w:szCs w:val="28"/>
        </w:rPr>
      </w:pPr>
      <w:r w:rsidRPr="0086169A">
        <w:rPr>
          <w:rFonts w:ascii="Times New Roman" w:hAnsi="Times New Roman" w:cs="Times New Roman"/>
          <w:sz w:val="28"/>
          <w:szCs w:val="28"/>
        </w:rPr>
        <w:t xml:space="preserve">Health Literacy </w:t>
      </w:r>
    </w:p>
    <w:p w14:paraId="78703F69" w14:textId="1648B054" w:rsidR="00E64422" w:rsidRPr="0086169A" w:rsidRDefault="005C1D9E" w:rsidP="005C1D9E">
      <w:pPr>
        <w:rPr>
          <w:rFonts w:ascii="Times New Roman" w:hAnsi="Times New Roman" w:cs="Times New Roman"/>
        </w:rPr>
      </w:pPr>
      <w:r w:rsidRPr="0086169A">
        <w:rPr>
          <w:rFonts w:ascii="Times New Roman" w:hAnsi="Times New Roman" w:cs="Times New Roman"/>
        </w:rPr>
        <w:t xml:space="preserve">Low health literacy creates barriers to understanding of diagnoses and medication instruction which can lead to poor patient outcomes. Ineffective communication is also a contributor to this issue because patients and carers need to be </w:t>
      </w:r>
      <w:r w:rsidR="00236974" w:rsidRPr="0086169A">
        <w:rPr>
          <w:rFonts w:ascii="Times New Roman" w:hAnsi="Times New Roman" w:cs="Times New Roman"/>
        </w:rPr>
        <w:t xml:space="preserve">educated on </w:t>
      </w:r>
      <w:r w:rsidRPr="0086169A">
        <w:rPr>
          <w:rFonts w:ascii="Times New Roman" w:hAnsi="Times New Roman" w:cs="Times New Roman"/>
        </w:rPr>
        <w:t>recovery steps</w:t>
      </w:r>
      <w:r w:rsidR="00236974" w:rsidRPr="0086169A">
        <w:rPr>
          <w:rFonts w:ascii="Times New Roman" w:hAnsi="Times New Roman" w:cs="Times New Roman"/>
        </w:rPr>
        <w:t xml:space="preserve"> and possible problems</w:t>
      </w:r>
      <w:r w:rsidRPr="0086169A">
        <w:rPr>
          <w:rFonts w:ascii="Times New Roman" w:hAnsi="Times New Roman" w:cs="Times New Roman"/>
        </w:rPr>
        <w:t xml:space="preserve">, possible side </w:t>
      </w:r>
      <w:r w:rsidR="007D40BE" w:rsidRPr="0086169A">
        <w:rPr>
          <w:rFonts w:ascii="Times New Roman" w:hAnsi="Times New Roman" w:cs="Times New Roman"/>
        </w:rPr>
        <w:t>effects and</w:t>
      </w:r>
      <w:r w:rsidRPr="0086169A">
        <w:rPr>
          <w:rFonts w:ascii="Times New Roman" w:hAnsi="Times New Roman" w:cs="Times New Roman"/>
        </w:rPr>
        <w:t xml:space="preserve"> clarify responsibilities of patients and caregivers at home.  For better outcomes, carers and patients should be more involved </w:t>
      </w:r>
      <w:r w:rsidR="00236974" w:rsidRPr="0086169A">
        <w:rPr>
          <w:rFonts w:ascii="Times New Roman" w:hAnsi="Times New Roman" w:cs="Times New Roman"/>
        </w:rPr>
        <w:t>in patient</w:t>
      </w:r>
      <w:r w:rsidRPr="0086169A">
        <w:rPr>
          <w:rFonts w:ascii="Times New Roman" w:hAnsi="Times New Roman" w:cs="Times New Roman"/>
        </w:rPr>
        <w:t xml:space="preserve"> safety so a guide for </w:t>
      </w:r>
      <w:r w:rsidR="007D40BE" w:rsidRPr="0086169A">
        <w:rPr>
          <w:rFonts w:ascii="Times New Roman" w:hAnsi="Times New Roman" w:cs="Times New Roman"/>
        </w:rPr>
        <w:t>primary</w:t>
      </w:r>
      <w:r w:rsidRPr="0086169A">
        <w:rPr>
          <w:rFonts w:ascii="Times New Roman" w:hAnsi="Times New Roman" w:cs="Times New Roman"/>
        </w:rPr>
        <w:t xml:space="preserve"> care wa</w:t>
      </w:r>
      <w:r w:rsidR="00236974" w:rsidRPr="0086169A">
        <w:rPr>
          <w:rFonts w:ascii="Times New Roman" w:hAnsi="Times New Roman" w:cs="Times New Roman"/>
        </w:rPr>
        <w:t>s</w:t>
      </w:r>
      <w:r w:rsidRPr="0086169A">
        <w:rPr>
          <w:rFonts w:ascii="Times New Roman" w:hAnsi="Times New Roman" w:cs="Times New Roman"/>
        </w:rPr>
        <w:t xml:space="preserve"> developed</w:t>
      </w:r>
      <w:r w:rsidR="00236974" w:rsidRPr="0086169A">
        <w:rPr>
          <w:rFonts w:ascii="Times New Roman" w:hAnsi="Times New Roman" w:cs="Times New Roman"/>
        </w:rPr>
        <w:t xml:space="preserve"> to achieve that</w:t>
      </w:r>
      <w:r w:rsidRPr="0086169A">
        <w:rPr>
          <w:rFonts w:ascii="Times New Roman" w:hAnsi="Times New Roman" w:cs="Times New Roman"/>
        </w:rPr>
        <w:t xml:space="preserve">. It demonstrated how communication, defined roles and responsibilities between patients and carers along with how the partnerships with healthcare professionals contribute to patient and carer participation in patient safety. Morris </w:t>
      </w:r>
      <w:sdt>
        <w:sdtPr>
          <w:rPr>
            <w:rFonts w:ascii="Times New Roman" w:hAnsi="Times New Roman" w:cs="Times New Roman"/>
          </w:rPr>
          <w:id w:val="1887605728"/>
          <w:citation/>
        </w:sdtPr>
        <w:sdtContent>
          <w:r w:rsidR="00F91806" w:rsidRPr="0086169A">
            <w:rPr>
              <w:rFonts w:ascii="Times New Roman" w:hAnsi="Times New Roman" w:cs="Times New Roman"/>
            </w:rPr>
            <w:fldChar w:fldCharType="begin"/>
          </w:r>
          <w:r w:rsidR="00F91806" w:rsidRPr="0086169A">
            <w:rPr>
              <w:rFonts w:ascii="Times New Roman" w:hAnsi="Times New Roman" w:cs="Times New Roman"/>
            </w:rPr>
            <w:instrText xml:space="preserve"> CITATION Mor21 \l 1033 </w:instrText>
          </w:r>
          <w:r w:rsidR="00F91806" w:rsidRPr="0086169A">
            <w:rPr>
              <w:rFonts w:ascii="Times New Roman" w:hAnsi="Times New Roman" w:cs="Times New Roman"/>
            </w:rPr>
            <w:fldChar w:fldCharType="separate"/>
          </w:r>
          <w:r w:rsidR="00F91806" w:rsidRPr="0086169A">
            <w:rPr>
              <w:rFonts w:ascii="Times New Roman" w:hAnsi="Times New Roman" w:cs="Times New Roman"/>
              <w:noProof/>
            </w:rPr>
            <w:t>(Morris, et al., 2021)</w:t>
          </w:r>
          <w:r w:rsidR="00F91806" w:rsidRPr="0086169A">
            <w:rPr>
              <w:rFonts w:ascii="Times New Roman" w:hAnsi="Times New Roman" w:cs="Times New Roman"/>
            </w:rPr>
            <w:fldChar w:fldCharType="end"/>
          </w:r>
        </w:sdtContent>
      </w:sdt>
      <w:r w:rsidRPr="0086169A">
        <w:rPr>
          <w:rFonts w:ascii="Times New Roman" w:hAnsi="Times New Roman" w:cs="Times New Roman"/>
        </w:rPr>
        <w:t xml:space="preserve"> </w:t>
      </w:r>
      <w:r w:rsidR="007D40BE" w:rsidRPr="0086169A">
        <w:rPr>
          <w:rFonts w:ascii="Times New Roman" w:hAnsi="Times New Roman" w:cs="Times New Roman"/>
        </w:rPr>
        <w:t>determined</w:t>
      </w:r>
      <w:r w:rsidRPr="0086169A">
        <w:rPr>
          <w:rFonts w:ascii="Times New Roman" w:hAnsi="Times New Roman" w:cs="Times New Roman"/>
        </w:rPr>
        <w:t xml:space="preserve"> 2 sets of key touch points (relational and technical) involving patients and carers. The relational key touch </w:t>
      </w:r>
      <w:r w:rsidR="00F91806" w:rsidRPr="0086169A">
        <w:rPr>
          <w:rFonts w:ascii="Times New Roman" w:hAnsi="Times New Roman" w:cs="Times New Roman"/>
        </w:rPr>
        <w:t>points</w:t>
      </w:r>
      <w:r w:rsidRPr="0086169A">
        <w:rPr>
          <w:rFonts w:ascii="Times New Roman" w:hAnsi="Times New Roman" w:cs="Times New Roman"/>
        </w:rPr>
        <w:t xml:space="preserve"> included communication, trust, timely and accurate information, support and empowerment while the technical touch points were medication, safety in different medical settings, patient access to electronic medical records, incorrect or delay in diagnosis and appropriate place to seek care.</w:t>
      </w:r>
    </w:p>
    <w:p w14:paraId="2F4B7F27" w14:textId="77777777" w:rsidR="00F91806" w:rsidRPr="0086169A" w:rsidRDefault="00F91806" w:rsidP="005C1D9E">
      <w:pPr>
        <w:rPr>
          <w:rFonts w:ascii="Times New Roman" w:hAnsi="Times New Roman" w:cs="Times New Roman"/>
        </w:rPr>
      </w:pPr>
    </w:p>
    <w:p w14:paraId="485656D8" w14:textId="77777777" w:rsidR="005C1D9E" w:rsidRPr="0086169A" w:rsidRDefault="005C1D9E" w:rsidP="005C1D9E">
      <w:pPr>
        <w:rPr>
          <w:rFonts w:ascii="Times New Roman" w:hAnsi="Times New Roman" w:cs="Times New Roman"/>
        </w:rPr>
      </w:pPr>
    </w:p>
    <w:p w14:paraId="65093BC4" w14:textId="7C03D7AA" w:rsidR="005C1D9E" w:rsidRPr="0086169A" w:rsidRDefault="005C1D9E" w:rsidP="005C1D9E">
      <w:pPr>
        <w:jc w:val="center"/>
        <w:rPr>
          <w:rFonts w:ascii="Times New Roman" w:hAnsi="Times New Roman" w:cs="Times New Roman"/>
          <w:sz w:val="32"/>
          <w:szCs w:val="32"/>
        </w:rPr>
      </w:pPr>
      <w:r w:rsidRPr="0086169A">
        <w:rPr>
          <w:rFonts w:ascii="Times New Roman" w:hAnsi="Times New Roman" w:cs="Times New Roman"/>
          <w:sz w:val="32"/>
          <w:szCs w:val="32"/>
        </w:rPr>
        <w:t>Recommendations</w:t>
      </w:r>
    </w:p>
    <w:p w14:paraId="7A19A6BF" w14:textId="77777777" w:rsidR="003F032E" w:rsidRPr="0086169A" w:rsidRDefault="003F032E" w:rsidP="003F032E">
      <w:pPr>
        <w:rPr>
          <w:rFonts w:ascii="Times New Roman" w:hAnsi="Times New Roman" w:cs="Times New Roman"/>
        </w:rPr>
      </w:pPr>
      <w:r w:rsidRPr="0086169A">
        <w:rPr>
          <w:rFonts w:ascii="Times New Roman" w:hAnsi="Times New Roman" w:cs="Times New Roman"/>
        </w:rPr>
        <w:lastRenderedPageBreak/>
        <w:t>Nurse to patient ratios.</w:t>
      </w:r>
    </w:p>
    <w:p w14:paraId="451EE8B8" w14:textId="2FB0D326" w:rsidR="003F032E" w:rsidRPr="0086169A" w:rsidRDefault="003F032E" w:rsidP="003F032E">
      <w:pPr>
        <w:rPr>
          <w:rFonts w:ascii="Times New Roman" w:hAnsi="Times New Roman" w:cs="Times New Roman"/>
        </w:rPr>
      </w:pPr>
      <w:r w:rsidRPr="0086169A">
        <w:rPr>
          <w:rFonts w:ascii="Times New Roman" w:hAnsi="Times New Roman" w:cs="Times New Roman"/>
        </w:rPr>
        <w:t xml:space="preserve">A state mandated nurse staffing law </w:t>
      </w:r>
      <w:r w:rsidR="008F09F6" w:rsidRPr="0086169A">
        <w:rPr>
          <w:rFonts w:ascii="Times New Roman" w:hAnsi="Times New Roman" w:cs="Times New Roman"/>
        </w:rPr>
        <w:t xml:space="preserve">detailing nursing </w:t>
      </w:r>
      <w:r w:rsidRPr="0086169A">
        <w:rPr>
          <w:rFonts w:ascii="Times New Roman" w:hAnsi="Times New Roman" w:cs="Times New Roman"/>
        </w:rPr>
        <w:t xml:space="preserve">patient ratio is difficult to attain due to different states legal </w:t>
      </w:r>
      <w:r w:rsidR="008F09F6" w:rsidRPr="0086169A">
        <w:rPr>
          <w:rFonts w:ascii="Times New Roman" w:hAnsi="Times New Roman" w:cs="Times New Roman"/>
        </w:rPr>
        <w:t>separations</w:t>
      </w:r>
      <w:r w:rsidRPr="0086169A">
        <w:rPr>
          <w:rFonts w:ascii="Times New Roman" w:hAnsi="Times New Roman" w:cs="Times New Roman"/>
        </w:rPr>
        <w:t xml:space="preserve"> and at present the only state that has standardized patient to nursing ratios for all units is California. Although Oregon has mandated a ratio of 1:5 for med-surg and 1:2 for ICU, </w:t>
      </w:r>
      <w:r w:rsidR="00D97CF5" w:rsidRPr="0086169A">
        <w:rPr>
          <w:rFonts w:ascii="Times New Roman" w:hAnsi="Times New Roman" w:cs="Times New Roman"/>
        </w:rPr>
        <w:t>Massachusetts</w:t>
      </w:r>
      <w:r w:rsidRPr="0086169A">
        <w:rPr>
          <w:rFonts w:ascii="Times New Roman" w:hAnsi="Times New Roman" w:cs="Times New Roman"/>
        </w:rPr>
        <w:t xml:space="preserve"> and </w:t>
      </w:r>
      <w:r w:rsidR="00D97CF5" w:rsidRPr="0086169A">
        <w:rPr>
          <w:rFonts w:ascii="Times New Roman" w:hAnsi="Times New Roman" w:cs="Times New Roman"/>
        </w:rPr>
        <w:t>New York</w:t>
      </w:r>
      <w:r w:rsidRPr="0086169A">
        <w:rPr>
          <w:rFonts w:ascii="Times New Roman" w:hAnsi="Times New Roman" w:cs="Times New Roman"/>
        </w:rPr>
        <w:t xml:space="preserve"> has employed a nursing ratio of 1:1 for ICU units.  </w:t>
      </w:r>
    </w:p>
    <w:p w14:paraId="1BEBF921" w14:textId="6854A57D" w:rsidR="005C1D9E" w:rsidRPr="0086169A" w:rsidRDefault="003F032E" w:rsidP="003F032E">
      <w:pPr>
        <w:rPr>
          <w:rFonts w:ascii="Times New Roman" w:hAnsi="Times New Roman" w:cs="Times New Roman"/>
        </w:rPr>
      </w:pPr>
      <w:r w:rsidRPr="0086169A">
        <w:rPr>
          <w:rFonts w:ascii="Times New Roman" w:hAnsi="Times New Roman" w:cs="Times New Roman"/>
        </w:rPr>
        <w:t xml:space="preserve">Figure </w:t>
      </w:r>
      <w:r w:rsidR="00FE326D" w:rsidRPr="0086169A">
        <w:rPr>
          <w:rFonts w:ascii="Times New Roman" w:hAnsi="Times New Roman" w:cs="Times New Roman"/>
        </w:rPr>
        <w:t xml:space="preserve">3 </w:t>
      </w:r>
      <w:r w:rsidRPr="0086169A">
        <w:rPr>
          <w:rFonts w:ascii="Times New Roman" w:hAnsi="Times New Roman" w:cs="Times New Roman"/>
        </w:rPr>
        <w:t>shows the comparison between CA’s ratios and Saint Francis’ for 5 units during which there were adverse events.</w:t>
      </w:r>
    </w:p>
    <w:tbl>
      <w:tblPr>
        <w:tblpPr w:leftFromText="180" w:rightFromText="180" w:vertAnchor="text" w:horzAnchor="margin" w:tblpY="-3"/>
        <w:tblW w:w="10123" w:type="dxa"/>
        <w:tblLook w:val="04A0" w:firstRow="1" w:lastRow="0" w:firstColumn="1" w:lastColumn="0" w:noHBand="0" w:noVBand="1"/>
      </w:tblPr>
      <w:tblGrid>
        <w:gridCol w:w="3981"/>
        <w:gridCol w:w="3253"/>
        <w:gridCol w:w="2889"/>
      </w:tblGrid>
      <w:tr w:rsidR="0088128B" w:rsidRPr="0086169A" w14:paraId="674FF100" w14:textId="77777777" w:rsidTr="00F32ECE">
        <w:trPr>
          <w:trHeight w:val="326"/>
        </w:trPr>
        <w:tc>
          <w:tcPr>
            <w:tcW w:w="3981" w:type="dxa"/>
            <w:tcBorders>
              <w:top w:val="single" w:sz="4" w:space="0" w:color="44B3E1"/>
              <w:left w:val="single" w:sz="4" w:space="0" w:color="44B3E1"/>
              <w:bottom w:val="single" w:sz="4" w:space="0" w:color="44B3E1"/>
              <w:right w:val="nil"/>
            </w:tcBorders>
            <w:shd w:val="clear" w:color="156082" w:fill="156082"/>
            <w:noWrap/>
            <w:vAlign w:val="bottom"/>
            <w:hideMark/>
          </w:tcPr>
          <w:p w14:paraId="78A7B05F" w14:textId="77777777" w:rsidR="0088128B" w:rsidRPr="0086169A" w:rsidRDefault="0088128B" w:rsidP="00F32ECE">
            <w:pPr>
              <w:spacing w:after="0" w:line="240" w:lineRule="auto"/>
              <w:rPr>
                <w:rFonts w:ascii="Times New Roman" w:eastAsia="Times New Roman" w:hAnsi="Times New Roman" w:cs="Times New Roman"/>
                <w:b/>
                <w:bCs/>
                <w:color w:val="FFFFFF"/>
                <w:kern w:val="0"/>
                <w:sz w:val="22"/>
                <w:szCs w:val="22"/>
                <w14:ligatures w14:val="none"/>
              </w:rPr>
            </w:pPr>
            <w:r w:rsidRPr="0086169A">
              <w:rPr>
                <w:rFonts w:ascii="Times New Roman" w:eastAsia="Times New Roman" w:hAnsi="Times New Roman" w:cs="Times New Roman"/>
                <w:b/>
                <w:bCs/>
                <w:color w:val="FFFFFF"/>
                <w:kern w:val="0"/>
                <w:sz w:val="22"/>
                <w:szCs w:val="22"/>
                <w14:ligatures w14:val="none"/>
              </w:rPr>
              <w:t>Specialty</w:t>
            </w:r>
          </w:p>
        </w:tc>
        <w:tc>
          <w:tcPr>
            <w:tcW w:w="3253" w:type="dxa"/>
            <w:tcBorders>
              <w:top w:val="single" w:sz="4" w:space="0" w:color="44B3E1"/>
              <w:left w:val="nil"/>
              <w:bottom w:val="single" w:sz="4" w:space="0" w:color="44B3E1"/>
              <w:right w:val="nil"/>
            </w:tcBorders>
            <w:shd w:val="clear" w:color="156082" w:fill="156082"/>
            <w:noWrap/>
            <w:vAlign w:val="bottom"/>
            <w:hideMark/>
          </w:tcPr>
          <w:p w14:paraId="542619E8" w14:textId="77777777" w:rsidR="0088128B" w:rsidRPr="0086169A" w:rsidRDefault="0088128B" w:rsidP="00F32ECE">
            <w:pPr>
              <w:spacing w:after="0" w:line="240" w:lineRule="auto"/>
              <w:rPr>
                <w:rFonts w:ascii="Times New Roman" w:eastAsia="Times New Roman" w:hAnsi="Times New Roman" w:cs="Times New Roman"/>
                <w:b/>
                <w:bCs/>
                <w:color w:val="FFFFFF"/>
                <w:kern w:val="0"/>
                <w:sz w:val="22"/>
                <w:szCs w:val="22"/>
                <w14:ligatures w14:val="none"/>
              </w:rPr>
            </w:pPr>
            <w:r w:rsidRPr="0086169A">
              <w:rPr>
                <w:rFonts w:ascii="Times New Roman" w:eastAsia="Times New Roman" w:hAnsi="Times New Roman" w:cs="Times New Roman"/>
                <w:b/>
                <w:bCs/>
                <w:color w:val="FFFFFF"/>
                <w:kern w:val="0"/>
                <w:sz w:val="22"/>
                <w:szCs w:val="22"/>
                <w14:ligatures w14:val="none"/>
              </w:rPr>
              <w:t>CA mandated staffing ratios</w:t>
            </w:r>
          </w:p>
        </w:tc>
        <w:tc>
          <w:tcPr>
            <w:tcW w:w="2889" w:type="dxa"/>
            <w:tcBorders>
              <w:top w:val="single" w:sz="4" w:space="0" w:color="44B3E1"/>
              <w:left w:val="nil"/>
              <w:bottom w:val="single" w:sz="4" w:space="0" w:color="44B3E1"/>
              <w:right w:val="single" w:sz="4" w:space="0" w:color="44B3E1"/>
            </w:tcBorders>
            <w:shd w:val="clear" w:color="156082" w:fill="156082"/>
            <w:noWrap/>
            <w:vAlign w:val="bottom"/>
            <w:hideMark/>
          </w:tcPr>
          <w:p w14:paraId="54BCBA9D" w14:textId="77777777" w:rsidR="0088128B" w:rsidRPr="0086169A" w:rsidRDefault="0088128B" w:rsidP="00F32ECE">
            <w:pPr>
              <w:spacing w:after="0" w:line="240" w:lineRule="auto"/>
              <w:rPr>
                <w:rFonts w:ascii="Times New Roman" w:eastAsia="Times New Roman" w:hAnsi="Times New Roman" w:cs="Times New Roman"/>
                <w:b/>
                <w:bCs/>
                <w:color w:val="FFFFFF"/>
                <w:kern w:val="0"/>
                <w:sz w:val="22"/>
                <w:szCs w:val="22"/>
                <w14:ligatures w14:val="none"/>
              </w:rPr>
            </w:pPr>
            <w:r w:rsidRPr="0086169A">
              <w:rPr>
                <w:rFonts w:ascii="Times New Roman" w:eastAsia="Times New Roman" w:hAnsi="Times New Roman" w:cs="Times New Roman"/>
                <w:b/>
                <w:bCs/>
                <w:color w:val="FFFFFF"/>
                <w:kern w:val="0"/>
                <w:sz w:val="22"/>
                <w:szCs w:val="22"/>
                <w14:ligatures w14:val="none"/>
              </w:rPr>
              <w:t>Saint Francis Hospital ratios</w:t>
            </w:r>
          </w:p>
        </w:tc>
      </w:tr>
      <w:tr w:rsidR="0088128B" w:rsidRPr="0086169A" w14:paraId="499CBAD0" w14:textId="77777777" w:rsidTr="00F32ECE">
        <w:trPr>
          <w:trHeight w:val="326"/>
        </w:trPr>
        <w:tc>
          <w:tcPr>
            <w:tcW w:w="3981" w:type="dxa"/>
            <w:tcBorders>
              <w:top w:val="single" w:sz="4" w:space="0" w:color="44B3E1"/>
              <w:left w:val="single" w:sz="4" w:space="0" w:color="44B3E1"/>
              <w:bottom w:val="single" w:sz="4" w:space="0" w:color="44B3E1"/>
              <w:right w:val="nil"/>
            </w:tcBorders>
            <w:shd w:val="clear" w:color="C0E6F5" w:fill="C0E6F5"/>
            <w:noWrap/>
            <w:vAlign w:val="bottom"/>
            <w:hideMark/>
          </w:tcPr>
          <w:p w14:paraId="00DD7049" w14:textId="77777777" w:rsidR="0088128B" w:rsidRPr="0086169A" w:rsidRDefault="0088128B" w:rsidP="00F32ECE">
            <w:pPr>
              <w:spacing w:after="0" w:line="240" w:lineRule="auto"/>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 xml:space="preserve">MSICU </w:t>
            </w:r>
          </w:p>
        </w:tc>
        <w:tc>
          <w:tcPr>
            <w:tcW w:w="3253" w:type="dxa"/>
            <w:tcBorders>
              <w:top w:val="single" w:sz="4" w:space="0" w:color="44B3E1"/>
              <w:left w:val="nil"/>
              <w:bottom w:val="single" w:sz="4" w:space="0" w:color="44B3E1"/>
              <w:right w:val="nil"/>
            </w:tcBorders>
            <w:shd w:val="clear" w:color="C0E6F5" w:fill="C0E6F5"/>
            <w:noWrap/>
            <w:vAlign w:val="bottom"/>
            <w:hideMark/>
          </w:tcPr>
          <w:p w14:paraId="4A29477B" w14:textId="77777777" w:rsidR="0088128B" w:rsidRPr="0086169A" w:rsidRDefault="0088128B" w:rsidP="00F32ECE">
            <w:pPr>
              <w:spacing w:after="0" w:line="240" w:lineRule="auto"/>
              <w:jc w:val="right"/>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1:1</w:t>
            </w:r>
          </w:p>
        </w:tc>
        <w:tc>
          <w:tcPr>
            <w:tcW w:w="2889" w:type="dxa"/>
            <w:tcBorders>
              <w:top w:val="single" w:sz="4" w:space="0" w:color="44B3E1"/>
              <w:left w:val="nil"/>
              <w:bottom w:val="single" w:sz="4" w:space="0" w:color="44B3E1"/>
              <w:right w:val="single" w:sz="4" w:space="0" w:color="44B3E1"/>
            </w:tcBorders>
            <w:shd w:val="clear" w:color="C0E6F5" w:fill="C0E6F5"/>
            <w:noWrap/>
            <w:vAlign w:val="bottom"/>
            <w:hideMark/>
          </w:tcPr>
          <w:p w14:paraId="2CA824E9" w14:textId="77777777" w:rsidR="0088128B" w:rsidRPr="0086169A" w:rsidRDefault="0088128B" w:rsidP="00F32ECE">
            <w:pPr>
              <w:spacing w:after="0" w:line="240" w:lineRule="auto"/>
              <w:jc w:val="right"/>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1:3</w:t>
            </w:r>
          </w:p>
        </w:tc>
      </w:tr>
      <w:tr w:rsidR="0088128B" w:rsidRPr="0086169A" w14:paraId="012DC9D0" w14:textId="77777777" w:rsidTr="00F32ECE">
        <w:trPr>
          <w:trHeight w:val="326"/>
        </w:trPr>
        <w:tc>
          <w:tcPr>
            <w:tcW w:w="3981" w:type="dxa"/>
            <w:tcBorders>
              <w:top w:val="single" w:sz="4" w:space="0" w:color="44B3E1"/>
              <w:left w:val="single" w:sz="4" w:space="0" w:color="44B3E1"/>
              <w:bottom w:val="single" w:sz="4" w:space="0" w:color="44B3E1"/>
              <w:right w:val="nil"/>
            </w:tcBorders>
            <w:noWrap/>
            <w:vAlign w:val="bottom"/>
            <w:hideMark/>
          </w:tcPr>
          <w:p w14:paraId="1CB791EF" w14:textId="77777777" w:rsidR="0088128B" w:rsidRPr="0086169A" w:rsidRDefault="0088128B" w:rsidP="00F32ECE">
            <w:pPr>
              <w:spacing w:after="0" w:line="240" w:lineRule="auto"/>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CICU</w:t>
            </w:r>
          </w:p>
        </w:tc>
        <w:tc>
          <w:tcPr>
            <w:tcW w:w="3253" w:type="dxa"/>
            <w:tcBorders>
              <w:top w:val="single" w:sz="4" w:space="0" w:color="44B3E1"/>
              <w:left w:val="nil"/>
              <w:bottom w:val="single" w:sz="4" w:space="0" w:color="44B3E1"/>
              <w:right w:val="nil"/>
            </w:tcBorders>
            <w:noWrap/>
            <w:vAlign w:val="bottom"/>
            <w:hideMark/>
          </w:tcPr>
          <w:p w14:paraId="49664588" w14:textId="77777777" w:rsidR="0088128B" w:rsidRPr="0086169A" w:rsidRDefault="0088128B" w:rsidP="00F32ECE">
            <w:pPr>
              <w:spacing w:after="0" w:line="240" w:lineRule="auto"/>
              <w:jc w:val="right"/>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1:1</w:t>
            </w:r>
          </w:p>
        </w:tc>
        <w:tc>
          <w:tcPr>
            <w:tcW w:w="2889" w:type="dxa"/>
            <w:tcBorders>
              <w:top w:val="single" w:sz="4" w:space="0" w:color="44B3E1"/>
              <w:left w:val="nil"/>
              <w:bottom w:val="single" w:sz="4" w:space="0" w:color="44B3E1"/>
              <w:right w:val="single" w:sz="4" w:space="0" w:color="44B3E1"/>
            </w:tcBorders>
            <w:noWrap/>
            <w:vAlign w:val="bottom"/>
            <w:hideMark/>
          </w:tcPr>
          <w:p w14:paraId="738645B9" w14:textId="77777777" w:rsidR="0088128B" w:rsidRPr="0086169A" w:rsidRDefault="0088128B" w:rsidP="00F32ECE">
            <w:pPr>
              <w:spacing w:after="0" w:line="240" w:lineRule="auto"/>
              <w:jc w:val="right"/>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1:3</w:t>
            </w:r>
          </w:p>
        </w:tc>
      </w:tr>
      <w:tr w:rsidR="0088128B" w:rsidRPr="0086169A" w14:paraId="2CC42EE3" w14:textId="77777777" w:rsidTr="00F32ECE">
        <w:trPr>
          <w:trHeight w:val="326"/>
        </w:trPr>
        <w:tc>
          <w:tcPr>
            <w:tcW w:w="3981" w:type="dxa"/>
            <w:tcBorders>
              <w:top w:val="single" w:sz="4" w:space="0" w:color="44B3E1"/>
              <w:left w:val="single" w:sz="4" w:space="0" w:color="44B3E1"/>
              <w:bottom w:val="single" w:sz="4" w:space="0" w:color="44B3E1"/>
              <w:right w:val="nil"/>
            </w:tcBorders>
            <w:shd w:val="clear" w:color="C0E6F5" w:fill="C0E6F5"/>
            <w:noWrap/>
            <w:vAlign w:val="bottom"/>
            <w:hideMark/>
          </w:tcPr>
          <w:p w14:paraId="54A3F0ED" w14:textId="77777777" w:rsidR="0088128B" w:rsidRPr="0086169A" w:rsidRDefault="0088128B" w:rsidP="00F32ECE">
            <w:pPr>
              <w:spacing w:after="0" w:line="240" w:lineRule="auto"/>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ICU</w:t>
            </w:r>
          </w:p>
        </w:tc>
        <w:tc>
          <w:tcPr>
            <w:tcW w:w="3253" w:type="dxa"/>
            <w:tcBorders>
              <w:top w:val="single" w:sz="4" w:space="0" w:color="44B3E1"/>
              <w:left w:val="nil"/>
              <w:bottom w:val="single" w:sz="4" w:space="0" w:color="44B3E1"/>
              <w:right w:val="nil"/>
            </w:tcBorders>
            <w:shd w:val="clear" w:color="C0E6F5" w:fill="C0E6F5"/>
            <w:noWrap/>
            <w:vAlign w:val="bottom"/>
            <w:hideMark/>
          </w:tcPr>
          <w:p w14:paraId="305E8F10" w14:textId="77777777" w:rsidR="0088128B" w:rsidRPr="0086169A" w:rsidRDefault="0088128B" w:rsidP="00F32ECE">
            <w:pPr>
              <w:spacing w:after="0" w:line="240" w:lineRule="auto"/>
              <w:jc w:val="right"/>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1:1</w:t>
            </w:r>
          </w:p>
        </w:tc>
        <w:tc>
          <w:tcPr>
            <w:tcW w:w="2889" w:type="dxa"/>
            <w:tcBorders>
              <w:top w:val="single" w:sz="4" w:space="0" w:color="44B3E1"/>
              <w:left w:val="nil"/>
              <w:bottom w:val="single" w:sz="4" w:space="0" w:color="44B3E1"/>
              <w:right w:val="single" w:sz="4" w:space="0" w:color="44B3E1"/>
            </w:tcBorders>
            <w:shd w:val="clear" w:color="C0E6F5" w:fill="C0E6F5"/>
            <w:noWrap/>
            <w:vAlign w:val="bottom"/>
            <w:hideMark/>
          </w:tcPr>
          <w:p w14:paraId="36A32B62" w14:textId="77777777" w:rsidR="0088128B" w:rsidRPr="0086169A" w:rsidRDefault="0088128B" w:rsidP="00F32ECE">
            <w:pPr>
              <w:spacing w:after="0" w:line="240" w:lineRule="auto"/>
              <w:jc w:val="right"/>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1:2</w:t>
            </w:r>
          </w:p>
        </w:tc>
      </w:tr>
      <w:tr w:rsidR="0088128B" w:rsidRPr="0086169A" w14:paraId="316A038F" w14:textId="77777777" w:rsidTr="00F32ECE">
        <w:trPr>
          <w:trHeight w:val="326"/>
        </w:trPr>
        <w:tc>
          <w:tcPr>
            <w:tcW w:w="3981" w:type="dxa"/>
            <w:tcBorders>
              <w:top w:val="single" w:sz="4" w:space="0" w:color="44B3E1"/>
              <w:left w:val="single" w:sz="4" w:space="0" w:color="44B3E1"/>
              <w:bottom w:val="single" w:sz="4" w:space="0" w:color="44B3E1"/>
              <w:right w:val="nil"/>
            </w:tcBorders>
            <w:noWrap/>
            <w:vAlign w:val="bottom"/>
            <w:hideMark/>
          </w:tcPr>
          <w:p w14:paraId="7D477D99" w14:textId="77777777" w:rsidR="0088128B" w:rsidRPr="0086169A" w:rsidRDefault="0088128B" w:rsidP="00F32ECE">
            <w:pPr>
              <w:spacing w:after="0" w:line="240" w:lineRule="auto"/>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PSYCH</w:t>
            </w:r>
          </w:p>
        </w:tc>
        <w:tc>
          <w:tcPr>
            <w:tcW w:w="3253" w:type="dxa"/>
            <w:tcBorders>
              <w:top w:val="single" w:sz="4" w:space="0" w:color="44B3E1"/>
              <w:left w:val="nil"/>
              <w:bottom w:val="single" w:sz="4" w:space="0" w:color="44B3E1"/>
              <w:right w:val="nil"/>
            </w:tcBorders>
            <w:noWrap/>
            <w:vAlign w:val="bottom"/>
            <w:hideMark/>
          </w:tcPr>
          <w:p w14:paraId="3AAA4D32" w14:textId="77777777" w:rsidR="0088128B" w:rsidRPr="0086169A" w:rsidRDefault="0088128B" w:rsidP="00F32ECE">
            <w:pPr>
              <w:spacing w:after="0" w:line="240" w:lineRule="auto"/>
              <w:jc w:val="right"/>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1:6</w:t>
            </w:r>
          </w:p>
        </w:tc>
        <w:tc>
          <w:tcPr>
            <w:tcW w:w="2889" w:type="dxa"/>
            <w:tcBorders>
              <w:top w:val="single" w:sz="4" w:space="0" w:color="44B3E1"/>
              <w:left w:val="nil"/>
              <w:bottom w:val="single" w:sz="4" w:space="0" w:color="44B3E1"/>
              <w:right w:val="single" w:sz="4" w:space="0" w:color="44B3E1"/>
            </w:tcBorders>
            <w:noWrap/>
            <w:vAlign w:val="bottom"/>
            <w:hideMark/>
          </w:tcPr>
          <w:p w14:paraId="32603F52" w14:textId="77777777" w:rsidR="0088128B" w:rsidRPr="0086169A" w:rsidRDefault="0088128B" w:rsidP="00F32ECE">
            <w:pPr>
              <w:spacing w:after="0" w:line="240" w:lineRule="auto"/>
              <w:jc w:val="right"/>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1:12</w:t>
            </w:r>
          </w:p>
        </w:tc>
      </w:tr>
      <w:tr w:rsidR="0088128B" w:rsidRPr="0086169A" w14:paraId="4D6C0103" w14:textId="77777777" w:rsidTr="00F32ECE">
        <w:trPr>
          <w:trHeight w:val="326"/>
        </w:trPr>
        <w:tc>
          <w:tcPr>
            <w:tcW w:w="3981" w:type="dxa"/>
            <w:tcBorders>
              <w:top w:val="single" w:sz="4" w:space="0" w:color="44B3E1"/>
              <w:left w:val="single" w:sz="4" w:space="0" w:color="44B3E1"/>
              <w:bottom w:val="single" w:sz="4" w:space="0" w:color="44B3E1"/>
              <w:right w:val="nil"/>
            </w:tcBorders>
            <w:shd w:val="clear" w:color="C0E6F5" w:fill="C0E6F5"/>
            <w:noWrap/>
            <w:vAlign w:val="bottom"/>
            <w:hideMark/>
          </w:tcPr>
          <w:p w14:paraId="4B174576" w14:textId="77777777" w:rsidR="0088128B" w:rsidRPr="0086169A" w:rsidRDefault="0088128B" w:rsidP="00F32ECE">
            <w:pPr>
              <w:spacing w:after="0" w:line="240" w:lineRule="auto"/>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TELEMETRY</w:t>
            </w:r>
          </w:p>
        </w:tc>
        <w:tc>
          <w:tcPr>
            <w:tcW w:w="3253" w:type="dxa"/>
            <w:tcBorders>
              <w:top w:val="single" w:sz="4" w:space="0" w:color="44B3E1"/>
              <w:left w:val="nil"/>
              <w:bottom w:val="single" w:sz="4" w:space="0" w:color="44B3E1"/>
              <w:right w:val="nil"/>
            </w:tcBorders>
            <w:shd w:val="clear" w:color="C0E6F5" w:fill="C0E6F5"/>
            <w:noWrap/>
            <w:vAlign w:val="bottom"/>
            <w:hideMark/>
          </w:tcPr>
          <w:p w14:paraId="56D0A8C4" w14:textId="77777777" w:rsidR="0088128B" w:rsidRPr="0086169A" w:rsidRDefault="0088128B" w:rsidP="00F32ECE">
            <w:pPr>
              <w:spacing w:after="0" w:line="240" w:lineRule="auto"/>
              <w:jc w:val="right"/>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1:4</w:t>
            </w:r>
          </w:p>
        </w:tc>
        <w:tc>
          <w:tcPr>
            <w:tcW w:w="2889" w:type="dxa"/>
            <w:tcBorders>
              <w:top w:val="single" w:sz="4" w:space="0" w:color="44B3E1"/>
              <w:left w:val="nil"/>
              <w:bottom w:val="single" w:sz="4" w:space="0" w:color="44B3E1"/>
              <w:right w:val="single" w:sz="4" w:space="0" w:color="44B3E1"/>
            </w:tcBorders>
            <w:shd w:val="clear" w:color="C0E6F5" w:fill="C0E6F5"/>
            <w:noWrap/>
            <w:vAlign w:val="bottom"/>
            <w:hideMark/>
          </w:tcPr>
          <w:p w14:paraId="1DE74C6F" w14:textId="77777777" w:rsidR="0088128B" w:rsidRPr="0086169A" w:rsidRDefault="0088128B" w:rsidP="00F32ECE">
            <w:pPr>
              <w:spacing w:after="0" w:line="240" w:lineRule="auto"/>
              <w:jc w:val="right"/>
              <w:rPr>
                <w:rFonts w:ascii="Times New Roman" w:eastAsia="Times New Roman" w:hAnsi="Times New Roman" w:cs="Times New Roman"/>
                <w:color w:val="000000"/>
                <w:kern w:val="0"/>
                <w:sz w:val="22"/>
                <w:szCs w:val="22"/>
                <w14:ligatures w14:val="none"/>
              </w:rPr>
            </w:pPr>
            <w:r w:rsidRPr="0086169A">
              <w:rPr>
                <w:rFonts w:ascii="Times New Roman" w:eastAsia="Times New Roman" w:hAnsi="Times New Roman" w:cs="Times New Roman"/>
                <w:color w:val="000000"/>
                <w:kern w:val="0"/>
                <w:sz w:val="22"/>
                <w:szCs w:val="22"/>
                <w14:ligatures w14:val="none"/>
              </w:rPr>
              <w:t>1:45</w:t>
            </w:r>
          </w:p>
        </w:tc>
      </w:tr>
    </w:tbl>
    <w:p w14:paraId="79135044" w14:textId="77777777" w:rsidR="00080403" w:rsidRPr="0086169A" w:rsidRDefault="00080403" w:rsidP="003F032E">
      <w:pPr>
        <w:rPr>
          <w:rFonts w:ascii="Times New Roman" w:hAnsi="Times New Roman" w:cs="Times New Roman"/>
        </w:rPr>
      </w:pPr>
    </w:p>
    <w:p w14:paraId="71CAEFD8" w14:textId="32C57E3E" w:rsidR="00DA135F" w:rsidRPr="0086169A" w:rsidRDefault="00A15B27" w:rsidP="00DA135F">
      <w:pPr>
        <w:tabs>
          <w:tab w:val="left" w:pos="2820"/>
        </w:tabs>
        <w:rPr>
          <w:rFonts w:ascii="Times New Roman" w:hAnsi="Times New Roman" w:cs="Times New Roman"/>
        </w:rPr>
      </w:pPr>
      <w:r w:rsidRPr="0086169A">
        <w:rPr>
          <w:rFonts w:ascii="Times New Roman" w:hAnsi="Times New Roman" w:cs="Times New Roman"/>
        </w:rPr>
        <w:t>The American Nurses Association</w:t>
      </w:r>
      <w:r w:rsidR="00DA135F" w:rsidRPr="0086169A">
        <w:rPr>
          <w:rFonts w:ascii="Times New Roman" w:hAnsi="Times New Roman" w:cs="Times New Roman"/>
        </w:rPr>
        <w:t xml:space="preserve"> “supports a legislative model in which nurses are empowered to create staffing plans specific to each unit”. With that method, the hospital will be able to adjust to changes in admissions, discharges, transfers, nursing staff experience, and intensities of patient needs and resources such as technology</w:t>
      </w:r>
      <w:sdt>
        <w:sdtPr>
          <w:rPr>
            <w:rFonts w:ascii="Times New Roman" w:hAnsi="Times New Roman" w:cs="Times New Roman"/>
          </w:rPr>
          <w:id w:val="449827232"/>
          <w:citation/>
        </w:sdtPr>
        <w:sdtContent>
          <w:r w:rsidR="002F5E45" w:rsidRPr="0086169A">
            <w:rPr>
              <w:rFonts w:ascii="Times New Roman" w:hAnsi="Times New Roman" w:cs="Times New Roman"/>
            </w:rPr>
            <w:fldChar w:fldCharType="begin"/>
          </w:r>
          <w:r w:rsidR="002F5E45" w:rsidRPr="0086169A">
            <w:rPr>
              <w:rFonts w:ascii="Times New Roman" w:hAnsi="Times New Roman" w:cs="Times New Roman"/>
            </w:rPr>
            <w:instrText xml:space="preserve"> CITATION Wol20 \l 1033 </w:instrText>
          </w:r>
          <w:r w:rsidR="002F5E45" w:rsidRPr="0086169A">
            <w:rPr>
              <w:rFonts w:ascii="Times New Roman" w:hAnsi="Times New Roman" w:cs="Times New Roman"/>
            </w:rPr>
            <w:fldChar w:fldCharType="separate"/>
          </w:r>
          <w:r w:rsidR="002F5E45" w:rsidRPr="0086169A">
            <w:rPr>
              <w:rFonts w:ascii="Times New Roman" w:hAnsi="Times New Roman" w:cs="Times New Roman"/>
              <w:noProof/>
            </w:rPr>
            <w:t xml:space="preserve"> (Wolters Kluwer, 2020)</w:t>
          </w:r>
          <w:r w:rsidR="002F5E45" w:rsidRPr="0086169A">
            <w:rPr>
              <w:rFonts w:ascii="Times New Roman" w:hAnsi="Times New Roman" w:cs="Times New Roman"/>
            </w:rPr>
            <w:fldChar w:fldCharType="end"/>
          </w:r>
        </w:sdtContent>
      </w:sdt>
      <w:r w:rsidR="00DA135F" w:rsidRPr="0086169A">
        <w:rPr>
          <w:rFonts w:ascii="Times New Roman" w:hAnsi="Times New Roman" w:cs="Times New Roman"/>
        </w:rPr>
        <w:t xml:space="preserve">. While the other states await legal mandates, </w:t>
      </w:r>
      <w:r w:rsidR="002F5E45" w:rsidRPr="0086169A">
        <w:rPr>
          <w:rFonts w:ascii="Times New Roman" w:hAnsi="Times New Roman" w:cs="Times New Roman"/>
        </w:rPr>
        <w:t>they</w:t>
      </w:r>
      <w:r w:rsidR="00DA135F" w:rsidRPr="0086169A">
        <w:rPr>
          <w:rFonts w:ascii="Times New Roman" w:hAnsi="Times New Roman" w:cs="Times New Roman"/>
        </w:rPr>
        <w:t xml:space="preserve"> should continue with legislation allowing the implementation of staffing committees ensuring that 50% of the committee are direct care RNs. The staffing</w:t>
      </w:r>
      <w:r w:rsidR="00997B2D">
        <w:rPr>
          <w:rFonts w:ascii="Times New Roman" w:hAnsi="Times New Roman" w:cs="Times New Roman"/>
        </w:rPr>
        <w:t xml:space="preserve"> issu</w:t>
      </w:r>
      <w:r w:rsidR="00B10B37">
        <w:rPr>
          <w:rFonts w:ascii="Times New Roman" w:hAnsi="Times New Roman" w:cs="Times New Roman"/>
        </w:rPr>
        <w:t>es</w:t>
      </w:r>
      <w:r w:rsidR="00DA135F" w:rsidRPr="0086169A">
        <w:rPr>
          <w:rFonts w:ascii="Times New Roman" w:hAnsi="Times New Roman" w:cs="Times New Roman"/>
        </w:rPr>
        <w:t xml:space="preserve"> can be temporarily alleviated </w:t>
      </w:r>
      <w:r w:rsidR="002F5E45" w:rsidRPr="0086169A">
        <w:rPr>
          <w:rFonts w:ascii="Times New Roman" w:hAnsi="Times New Roman" w:cs="Times New Roman"/>
        </w:rPr>
        <w:t>with</w:t>
      </w:r>
      <w:r w:rsidR="00DA135F" w:rsidRPr="0086169A">
        <w:rPr>
          <w:rFonts w:ascii="Times New Roman" w:hAnsi="Times New Roman" w:cs="Times New Roman"/>
        </w:rPr>
        <w:t xml:space="preserve"> agency nurses, travel nurses, non-unit-based nurses and float nurses.</w:t>
      </w:r>
    </w:p>
    <w:p w14:paraId="6434CBC8" w14:textId="77777777" w:rsidR="002F5E45" w:rsidRPr="0086169A" w:rsidRDefault="002F5E45" w:rsidP="00DA135F">
      <w:pPr>
        <w:tabs>
          <w:tab w:val="left" w:pos="2820"/>
        </w:tabs>
        <w:rPr>
          <w:rFonts w:ascii="Times New Roman" w:hAnsi="Times New Roman" w:cs="Times New Roman"/>
        </w:rPr>
      </w:pPr>
    </w:p>
    <w:p w14:paraId="11601F77" w14:textId="77777777" w:rsidR="00DA135F" w:rsidRPr="0086169A" w:rsidRDefault="00DA135F" w:rsidP="00DA135F">
      <w:pPr>
        <w:tabs>
          <w:tab w:val="left" w:pos="2820"/>
        </w:tabs>
        <w:rPr>
          <w:rFonts w:ascii="Times New Roman" w:hAnsi="Times New Roman" w:cs="Times New Roman"/>
          <w:b/>
          <w:bCs/>
        </w:rPr>
      </w:pPr>
      <w:r w:rsidRPr="0086169A">
        <w:rPr>
          <w:rFonts w:ascii="Times New Roman" w:hAnsi="Times New Roman" w:cs="Times New Roman"/>
          <w:b/>
          <w:bCs/>
        </w:rPr>
        <w:t>Training</w:t>
      </w:r>
    </w:p>
    <w:p w14:paraId="2FA3E495" w14:textId="59A2325C" w:rsidR="00DA135F" w:rsidRPr="0086169A" w:rsidRDefault="00DA135F" w:rsidP="00DA135F">
      <w:pPr>
        <w:tabs>
          <w:tab w:val="left" w:pos="2820"/>
        </w:tabs>
        <w:rPr>
          <w:rFonts w:ascii="Times New Roman" w:hAnsi="Times New Roman" w:cs="Times New Roman"/>
        </w:rPr>
      </w:pPr>
      <w:r w:rsidRPr="0086169A">
        <w:rPr>
          <w:rFonts w:ascii="Times New Roman" w:hAnsi="Times New Roman" w:cs="Times New Roman"/>
          <w:b/>
          <w:bCs/>
        </w:rPr>
        <w:t>T</w:t>
      </w:r>
      <w:r w:rsidRPr="00FD4291">
        <w:rPr>
          <w:rFonts w:ascii="Times New Roman" w:eastAsia="Aptos" w:hAnsi="Times New Roman" w:cs="Times New Roman"/>
        </w:rPr>
        <w:t xml:space="preserve">here should be focus placed on investment in continuous staff training programs </w:t>
      </w:r>
      <w:r w:rsidRPr="0086169A">
        <w:rPr>
          <w:rFonts w:ascii="Times New Roman" w:eastAsia="Aptos" w:hAnsi="Times New Roman" w:cs="Times New Roman"/>
        </w:rPr>
        <w:t xml:space="preserve">and technologies </w:t>
      </w:r>
      <w:r w:rsidRPr="00FD4291">
        <w:rPr>
          <w:rFonts w:ascii="Times New Roman" w:eastAsia="Aptos" w:hAnsi="Times New Roman" w:cs="Times New Roman"/>
        </w:rPr>
        <w:t>with emphasis on the design and delivery of safe care systems.</w:t>
      </w:r>
      <w:r w:rsidRPr="0086169A">
        <w:rPr>
          <w:rFonts w:ascii="Times New Roman" w:eastAsia="Aptos" w:hAnsi="Times New Roman" w:cs="Times New Roman"/>
        </w:rPr>
        <w:t xml:space="preserve"> Nursing staff should be trained </w:t>
      </w:r>
      <w:r w:rsidR="002F5E45" w:rsidRPr="0086169A">
        <w:rPr>
          <w:rFonts w:ascii="Times New Roman" w:eastAsia="Aptos" w:hAnsi="Times New Roman" w:cs="Times New Roman"/>
        </w:rPr>
        <w:t>in</w:t>
      </w:r>
      <w:r w:rsidRPr="0086169A">
        <w:rPr>
          <w:rFonts w:ascii="Times New Roman" w:eastAsia="Aptos" w:hAnsi="Times New Roman" w:cs="Times New Roman"/>
        </w:rPr>
        <w:t xml:space="preserve"> technological advancements such as the </w:t>
      </w:r>
      <w:r w:rsidRPr="0086169A">
        <w:rPr>
          <w:rFonts w:ascii="Times New Roman" w:hAnsi="Times New Roman" w:cs="Times New Roman"/>
        </w:rPr>
        <w:t xml:space="preserve">LEAF patient monitoring system which has already been utilized by the sister hospital in NJ. It is a wireless system that tracks a patient's position and mobility to help prevent pressure injuries and improve adherence to turning protocols. There should </w:t>
      </w:r>
      <w:r w:rsidR="002F5E45" w:rsidRPr="0086169A">
        <w:rPr>
          <w:rFonts w:ascii="Times New Roman" w:hAnsi="Times New Roman" w:cs="Times New Roman"/>
        </w:rPr>
        <w:t>also</w:t>
      </w:r>
      <w:r w:rsidRPr="0086169A">
        <w:rPr>
          <w:rFonts w:ascii="Times New Roman" w:hAnsi="Times New Roman" w:cs="Times New Roman"/>
        </w:rPr>
        <w:t xml:space="preserve"> be retraining on the SOS program. It should also be encouraged for nurses to attain a bachelor's degree because it provides advanced nursing concepts, critical thinking at a higher level and leadership skills. </w:t>
      </w:r>
    </w:p>
    <w:p w14:paraId="3D85057D" w14:textId="77777777" w:rsidR="00DA135F" w:rsidRPr="0086169A" w:rsidRDefault="00DA135F" w:rsidP="00DA135F">
      <w:pPr>
        <w:tabs>
          <w:tab w:val="left" w:pos="2820"/>
        </w:tabs>
        <w:rPr>
          <w:rFonts w:ascii="Times New Roman" w:hAnsi="Times New Roman" w:cs="Times New Roman"/>
        </w:rPr>
      </w:pPr>
      <w:r w:rsidRPr="0086169A">
        <w:rPr>
          <w:rFonts w:ascii="Times New Roman" w:hAnsi="Times New Roman" w:cs="Times New Roman"/>
        </w:rPr>
        <w:t xml:space="preserve">There should be periodic retraining on the hospitals policy and procedures for emergency management, compliance, patient safety as per their current duties, reporting, high risk of </w:t>
      </w:r>
      <w:r w:rsidRPr="0086169A">
        <w:rPr>
          <w:rFonts w:ascii="Times New Roman" w:hAnsi="Times New Roman" w:cs="Times New Roman"/>
        </w:rPr>
        <w:lastRenderedPageBreak/>
        <w:t xml:space="preserve">suicides, staff competence and cultural diversity with the aim of fostering a culture of patient safety and successful inspections. </w:t>
      </w:r>
    </w:p>
    <w:p w14:paraId="333072B0" w14:textId="77777777" w:rsidR="00DA135F" w:rsidRPr="0086169A" w:rsidRDefault="00DA135F" w:rsidP="00DA135F">
      <w:pPr>
        <w:tabs>
          <w:tab w:val="left" w:pos="2820"/>
        </w:tabs>
        <w:rPr>
          <w:rFonts w:ascii="Times New Roman" w:hAnsi="Times New Roman" w:cs="Times New Roman"/>
        </w:rPr>
      </w:pPr>
    </w:p>
    <w:p w14:paraId="64ACA174" w14:textId="77777777" w:rsidR="00DA135F" w:rsidRPr="0086169A" w:rsidRDefault="00DA135F" w:rsidP="00DA135F">
      <w:pPr>
        <w:tabs>
          <w:tab w:val="left" w:pos="2820"/>
        </w:tabs>
        <w:rPr>
          <w:rFonts w:ascii="Times New Roman" w:hAnsi="Times New Roman" w:cs="Times New Roman"/>
          <w:b/>
          <w:bCs/>
        </w:rPr>
      </w:pPr>
      <w:r w:rsidRPr="0086169A">
        <w:rPr>
          <w:rFonts w:ascii="Times New Roman" w:hAnsi="Times New Roman" w:cs="Times New Roman"/>
          <w:b/>
          <w:bCs/>
        </w:rPr>
        <w:t xml:space="preserve">Reporting </w:t>
      </w:r>
    </w:p>
    <w:p w14:paraId="4DBABEF9" w14:textId="72B18C2C" w:rsidR="00DA135F" w:rsidRPr="0086169A" w:rsidRDefault="00DA135F" w:rsidP="00DA135F">
      <w:pPr>
        <w:spacing w:line="276" w:lineRule="auto"/>
        <w:contextualSpacing/>
        <w:rPr>
          <w:rFonts w:ascii="Times New Roman" w:eastAsia="Aptos" w:hAnsi="Times New Roman" w:cs="Times New Roman"/>
        </w:rPr>
      </w:pPr>
      <w:r w:rsidRPr="00E039B3">
        <w:rPr>
          <w:rFonts w:ascii="Times New Roman" w:eastAsia="Aptos" w:hAnsi="Times New Roman" w:cs="Times New Roman"/>
        </w:rPr>
        <w:t xml:space="preserve">Development of a continuous quality improvement program that frequently examines safety data and conducts </w:t>
      </w:r>
      <w:r w:rsidRPr="0086169A">
        <w:rPr>
          <w:rFonts w:ascii="Times New Roman" w:eastAsia="Aptos" w:hAnsi="Times New Roman" w:cs="Times New Roman"/>
        </w:rPr>
        <w:t xml:space="preserve">frequent </w:t>
      </w:r>
      <w:r w:rsidRPr="00E039B3">
        <w:rPr>
          <w:rFonts w:ascii="Times New Roman" w:eastAsia="Aptos" w:hAnsi="Times New Roman" w:cs="Times New Roman"/>
        </w:rPr>
        <w:t>internal audits.</w:t>
      </w:r>
      <w:r w:rsidRPr="0086169A">
        <w:rPr>
          <w:rFonts w:ascii="Times New Roman" w:eastAsia="Aptos" w:hAnsi="Times New Roman" w:cs="Times New Roman"/>
        </w:rPr>
        <w:t xml:space="preserve"> Emphasis should be placed on timely and accurate reporting to ensure that issues are getting recognized and fixed via data driven solutions through continuous tracking. The Minimal Information Model for Patient Safety Incident Reporting and Learning Systems can also be employed. Through leadership involvement, a culture of reporting should be fostered to eliminate the risk of data quality and unreliability. Finally, there should </w:t>
      </w:r>
      <w:r w:rsidR="002F5E45" w:rsidRPr="0086169A">
        <w:rPr>
          <w:rFonts w:ascii="Times New Roman" w:eastAsia="Aptos" w:hAnsi="Times New Roman" w:cs="Times New Roman"/>
        </w:rPr>
        <w:t>be a clear</w:t>
      </w:r>
      <w:r w:rsidRPr="0086169A">
        <w:rPr>
          <w:rFonts w:ascii="Times New Roman" w:eastAsia="Aptos" w:hAnsi="Times New Roman" w:cs="Times New Roman"/>
        </w:rPr>
        <w:t xml:space="preserve"> channel of reporting and safety for whistleblowers in fear of retaliation. </w:t>
      </w:r>
      <w:r w:rsidRPr="0086169A">
        <w:rPr>
          <w:rFonts w:ascii="Times New Roman" w:hAnsi="Times New Roman" w:cs="Times New Roman"/>
          <w:kern w:val="0"/>
          <w14:ligatures w14:val="none"/>
        </w:rPr>
        <w:t>Satisfactory reporting and staff empowerment, a stronger patient safety culture can be fostered.</w:t>
      </w:r>
    </w:p>
    <w:p w14:paraId="103D3C83" w14:textId="77777777" w:rsidR="00DA135F" w:rsidRPr="0086169A" w:rsidRDefault="00DA135F" w:rsidP="00DA135F">
      <w:pPr>
        <w:tabs>
          <w:tab w:val="left" w:pos="2820"/>
        </w:tabs>
        <w:rPr>
          <w:rFonts w:ascii="Times New Roman" w:hAnsi="Times New Roman" w:cs="Times New Roman"/>
          <w:b/>
          <w:bCs/>
        </w:rPr>
      </w:pPr>
    </w:p>
    <w:p w14:paraId="18473034" w14:textId="77777777" w:rsidR="00DA135F" w:rsidRPr="0086169A" w:rsidRDefault="00DA135F" w:rsidP="00DA135F">
      <w:pPr>
        <w:tabs>
          <w:tab w:val="left" w:pos="2820"/>
        </w:tabs>
        <w:rPr>
          <w:rFonts w:ascii="Times New Roman" w:hAnsi="Times New Roman" w:cs="Times New Roman"/>
        </w:rPr>
      </w:pPr>
      <w:r w:rsidRPr="0086169A">
        <w:rPr>
          <w:rFonts w:ascii="Times New Roman" w:hAnsi="Times New Roman" w:cs="Times New Roman"/>
          <w:b/>
          <w:bCs/>
        </w:rPr>
        <w:t>Carer involvement</w:t>
      </w:r>
    </w:p>
    <w:p w14:paraId="6288EDDA" w14:textId="5375760B" w:rsidR="00512DD1" w:rsidRPr="0086169A" w:rsidRDefault="00DA135F" w:rsidP="00DA135F">
      <w:pPr>
        <w:tabs>
          <w:tab w:val="left" w:pos="2820"/>
        </w:tabs>
        <w:rPr>
          <w:rFonts w:ascii="Times New Roman" w:hAnsi="Times New Roman" w:cs="Times New Roman"/>
        </w:rPr>
      </w:pPr>
      <w:r w:rsidRPr="0086169A">
        <w:rPr>
          <w:rFonts w:ascii="Times New Roman" w:hAnsi="Times New Roman" w:cs="Times New Roman"/>
        </w:rPr>
        <w:t xml:space="preserve">WHO </w:t>
      </w:r>
      <w:sdt>
        <w:sdtPr>
          <w:rPr>
            <w:rFonts w:ascii="Times New Roman" w:hAnsi="Times New Roman" w:cs="Times New Roman"/>
          </w:rPr>
          <w:id w:val="89971259"/>
          <w:citation/>
        </w:sdtPr>
        <w:sdtContent>
          <w:r w:rsidR="002856AF" w:rsidRPr="0086169A">
            <w:rPr>
              <w:rFonts w:ascii="Times New Roman" w:hAnsi="Times New Roman" w:cs="Times New Roman"/>
            </w:rPr>
            <w:fldChar w:fldCharType="begin"/>
          </w:r>
          <w:r w:rsidR="002856AF" w:rsidRPr="0086169A">
            <w:rPr>
              <w:rFonts w:ascii="Times New Roman" w:hAnsi="Times New Roman" w:cs="Times New Roman"/>
            </w:rPr>
            <w:instrText xml:space="preserve"> CITATION Wor211 \l 1033 </w:instrText>
          </w:r>
          <w:r w:rsidR="002856AF" w:rsidRPr="0086169A">
            <w:rPr>
              <w:rFonts w:ascii="Times New Roman" w:hAnsi="Times New Roman" w:cs="Times New Roman"/>
            </w:rPr>
            <w:fldChar w:fldCharType="separate"/>
          </w:r>
          <w:r w:rsidR="002856AF" w:rsidRPr="0086169A">
            <w:rPr>
              <w:rFonts w:ascii="Times New Roman" w:hAnsi="Times New Roman" w:cs="Times New Roman"/>
              <w:noProof/>
            </w:rPr>
            <w:t>(Organization, 2021)</w:t>
          </w:r>
          <w:r w:rsidR="002856AF" w:rsidRPr="0086169A">
            <w:rPr>
              <w:rFonts w:ascii="Times New Roman" w:hAnsi="Times New Roman" w:cs="Times New Roman"/>
            </w:rPr>
            <w:fldChar w:fldCharType="end"/>
          </w:r>
        </w:sdtContent>
      </w:sdt>
      <w:r w:rsidRPr="0086169A">
        <w:rPr>
          <w:rFonts w:ascii="Times New Roman" w:hAnsi="Times New Roman" w:cs="Times New Roman"/>
        </w:rPr>
        <w:t>recommends many steps that the hospital can take to practice openness and transparency to patients and families. There should be policies for patient access to their medical records, emergency escalation systems that can be triggered by patients and families, implement disclosure policies and procedures to inform patients and families of patient safety incidents that caused (or could have caused) inadvertent harm with ongoing support if the event of an event.</w:t>
      </w:r>
    </w:p>
    <w:p w14:paraId="6D559E22" w14:textId="61D43AEA" w:rsidR="00DA135F" w:rsidRPr="0086169A" w:rsidRDefault="00DA135F" w:rsidP="00DA135F">
      <w:pPr>
        <w:tabs>
          <w:tab w:val="left" w:pos="2820"/>
        </w:tabs>
        <w:rPr>
          <w:rFonts w:ascii="Times New Roman" w:hAnsi="Times New Roman" w:cs="Times New Roman"/>
        </w:rPr>
      </w:pPr>
      <w:r w:rsidRPr="0086169A">
        <w:rPr>
          <w:rFonts w:ascii="Times New Roman" w:hAnsi="Times New Roman" w:cs="Times New Roman"/>
        </w:rPr>
        <w:t xml:space="preserve">Care processes should be done in a way that encourages patient and carer empowerment through the control over information sharing, management, planning and shared decision making. Carers and patients should be educated on care delivery at home, recovery steps, medications etc. Finally, a safe space should be </w:t>
      </w:r>
      <w:r w:rsidR="00512DD1" w:rsidRPr="0086169A">
        <w:rPr>
          <w:rFonts w:ascii="Times New Roman" w:hAnsi="Times New Roman" w:cs="Times New Roman"/>
        </w:rPr>
        <w:t>created</w:t>
      </w:r>
      <w:r w:rsidRPr="0086169A">
        <w:rPr>
          <w:rFonts w:ascii="Times New Roman" w:hAnsi="Times New Roman" w:cs="Times New Roman"/>
        </w:rPr>
        <w:t xml:space="preserve"> so carers and </w:t>
      </w:r>
      <w:r w:rsidR="00512DD1" w:rsidRPr="0086169A">
        <w:rPr>
          <w:rFonts w:ascii="Times New Roman" w:hAnsi="Times New Roman" w:cs="Times New Roman"/>
        </w:rPr>
        <w:t>patients</w:t>
      </w:r>
      <w:r w:rsidRPr="0086169A">
        <w:rPr>
          <w:rFonts w:ascii="Times New Roman" w:hAnsi="Times New Roman" w:cs="Times New Roman"/>
        </w:rPr>
        <w:t xml:space="preserve"> feel comfortable asking questions. </w:t>
      </w:r>
    </w:p>
    <w:p w14:paraId="5F8AE28F" w14:textId="77777777" w:rsidR="00512DD1" w:rsidRPr="0086169A" w:rsidRDefault="00512DD1" w:rsidP="00DA135F">
      <w:pPr>
        <w:tabs>
          <w:tab w:val="left" w:pos="2820"/>
        </w:tabs>
        <w:rPr>
          <w:rFonts w:ascii="Times New Roman" w:hAnsi="Times New Roman" w:cs="Times New Roman"/>
        </w:rPr>
      </w:pPr>
    </w:p>
    <w:p w14:paraId="08A071F8" w14:textId="77777777" w:rsidR="00DA135F" w:rsidRPr="0086169A" w:rsidRDefault="00DA135F" w:rsidP="00DA135F">
      <w:pPr>
        <w:tabs>
          <w:tab w:val="left" w:pos="2820"/>
        </w:tabs>
        <w:rPr>
          <w:rFonts w:ascii="Times New Roman" w:hAnsi="Times New Roman" w:cs="Times New Roman"/>
          <w:b/>
          <w:bCs/>
        </w:rPr>
      </w:pPr>
      <w:r w:rsidRPr="0086169A">
        <w:rPr>
          <w:rFonts w:ascii="Times New Roman" w:hAnsi="Times New Roman" w:cs="Times New Roman"/>
          <w:b/>
          <w:bCs/>
        </w:rPr>
        <w:t>Patient Safety Protocols</w:t>
      </w:r>
    </w:p>
    <w:p w14:paraId="0E40F510" w14:textId="2F678A85" w:rsidR="00DA135F" w:rsidRPr="0086169A" w:rsidRDefault="00DA135F" w:rsidP="00DA135F">
      <w:pPr>
        <w:tabs>
          <w:tab w:val="left" w:pos="2820"/>
        </w:tabs>
        <w:rPr>
          <w:rFonts w:ascii="Times New Roman" w:hAnsi="Times New Roman" w:cs="Times New Roman"/>
        </w:rPr>
      </w:pPr>
      <w:r w:rsidRPr="0086169A">
        <w:rPr>
          <w:rFonts w:ascii="Times New Roman" w:hAnsi="Times New Roman" w:cs="Times New Roman"/>
        </w:rPr>
        <w:t xml:space="preserve">There must be comprehensive patient safety </w:t>
      </w:r>
      <w:r w:rsidR="00A37830" w:rsidRPr="0086169A">
        <w:rPr>
          <w:rFonts w:ascii="Times New Roman" w:hAnsi="Times New Roman" w:cs="Times New Roman"/>
        </w:rPr>
        <w:t>framework that</w:t>
      </w:r>
      <w:r w:rsidRPr="0086169A">
        <w:rPr>
          <w:rFonts w:ascii="Times New Roman" w:hAnsi="Times New Roman" w:cs="Times New Roman"/>
        </w:rPr>
        <w:t xml:space="preserve"> </w:t>
      </w:r>
      <w:r w:rsidR="00D57BFC" w:rsidRPr="0086169A">
        <w:rPr>
          <w:rFonts w:ascii="Times New Roman" w:hAnsi="Times New Roman" w:cs="Times New Roman"/>
        </w:rPr>
        <w:t>aligns</w:t>
      </w:r>
      <w:r w:rsidRPr="0086169A">
        <w:rPr>
          <w:rFonts w:ascii="Times New Roman" w:hAnsi="Times New Roman" w:cs="Times New Roman"/>
        </w:rPr>
        <w:t xml:space="preserve"> with standards while implementing processes and practices at the facility level with guidelines, protocols and</w:t>
      </w:r>
      <w:r w:rsidR="00A37830" w:rsidRPr="0086169A">
        <w:rPr>
          <w:rFonts w:ascii="Times New Roman" w:hAnsi="Times New Roman" w:cs="Times New Roman"/>
        </w:rPr>
        <w:t xml:space="preserve"> </w:t>
      </w:r>
      <w:r w:rsidRPr="0086169A">
        <w:rPr>
          <w:rFonts w:ascii="Times New Roman" w:hAnsi="Times New Roman" w:cs="Times New Roman"/>
        </w:rPr>
        <w:t xml:space="preserve">operating procedures. The joint commission </w:t>
      </w:r>
      <w:sdt>
        <w:sdtPr>
          <w:rPr>
            <w:rFonts w:ascii="Times New Roman" w:hAnsi="Times New Roman" w:cs="Times New Roman"/>
          </w:rPr>
          <w:id w:val="1794092541"/>
          <w:citation/>
        </w:sdtPr>
        <w:sdtContent>
          <w:r w:rsidR="00512B8B" w:rsidRPr="0086169A">
            <w:rPr>
              <w:rFonts w:ascii="Times New Roman" w:hAnsi="Times New Roman" w:cs="Times New Roman"/>
            </w:rPr>
            <w:fldChar w:fldCharType="begin"/>
          </w:r>
          <w:r w:rsidR="00512B8B" w:rsidRPr="0086169A">
            <w:rPr>
              <w:rFonts w:ascii="Times New Roman" w:hAnsi="Times New Roman" w:cs="Times New Roman"/>
            </w:rPr>
            <w:instrText xml:space="preserve"> CITATION Joi \l 1033 </w:instrText>
          </w:r>
          <w:r w:rsidR="00512B8B" w:rsidRPr="0086169A">
            <w:rPr>
              <w:rFonts w:ascii="Times New Roman" w:hAnsi="Times New Roman" w:cs="Times New Roman"/>
            </w:rPr>
            <w:fldChar w:fldCharType="separate"/>
          </w:r>
          <w:r w:rsidR="00512B8B" w:rsidRPr="0086169A">
            <w:rPr>
              <w:rFonts w:ascii="Times New Roman" w:hAnsi="Times New Roman" w:cs="Times New Roman"/>
              <w:noProof/>
            </w:rPr>
            <w:t>(Commission, n.d.)</w:t>
          </w:r>
          <w:r w:rsidR="00512B8B" w:rsidRPr="0086169A">
            <w:rPr>
              <w:rFonts w:ascii="Times New Roman" w:hAnsi="Times New Roman" w:cs="Times New Roman"/>
            </w:rPr>
            <w:fldChar w:fldCharType="end"/>
          </w:r>
        </w:sdtContent>
      </w:sdt>
      <w:r w:rsidRPr="0086169A">
        <w:rPr>
          <w:rFonts w:ascii="Times New Roman" w:hAnsi="Times New Roman" w:cs="Times New Roman"/>
        </w:rPr>
        <w:t xml:space="preserve"> has developed 14 performance goals </w:t>
      </w:r>
      <w:r w:rsidR="00512B8B" w:rsidRPr="0086169A">
        <w:rPr>
          <w:rFonts w:ascii="Times New Roman" w:hAnsi="Times New Roman" w:cs="Times New Roman"/>
        </w:rPr>
        <w:t>effective for</w:t>
      </w:r>
      <w:r w:rsidRPr="0086169A">
        <w:rPr>
          <w:rFonts w:ascii="Times New Roman" w:hAnsi="Times New Roman" w:cs="Times New Roman"/>
        </w:rPr>
        <w:t xml:space="preserve"> 2026 for the hospital program. Those goals are broken down into categories and </w:t>
      </w:r>
      <w:r w:rsidR="00D57BFC" w:rsidRPr="0086169A">
        <w:rPr>
          <w:rFonts w:ascii="Times New Roman" w:hAnsi="Times New Roman" w:cs="Times New Roman"/>
        </w:rPr>
        <w:t>subcategories</w:t>
      </w:r>
      <w:r w:rsidRPr="0086169A">
        <w:rPr>
          <w:rFonts w:ascii="Times New Roman" w:hAnsi="Times New Roman" w:cs="Times New Roman"/>
        </w:rPr>
        <w:t xml:space="preserve">. They propose that when it comes to patient safety, the hospital should </w:t>
      </w:r>
      <w:r w:rsidR="00D57BFC" w:rsidRPr="0086169A">
        <w:rPr>
          <w:rFonts w:ascii="Times New Roman" w:hAnsi="Times New Roman" w:cs="Times New Roman"/>
        </w:rPr>
        <w:t>manage</w:t>
      </w:r>
      <w:r w:rsidRPr="0086169A">
        <w:rPr>
          <w:rFonts w:ascii="Times New Roman" w:hAnsi="Times New Roman" w:cs="Times New Roman"/>
        </w:rPr>
        <w:t xml:space="preserve"> security risks by create policies and procedures for emergencies, controls access, continuous monitoring and reporting. Fall risk reduction interventions based on the patient population, setting, and individual patient's assessed risks should be implemented. Lastly, the hospital manages utility systems including emergency backup for refrigerated medication, generators</w:t>
      </w:r>
      <w:r w:rsidR="00512B8B" w:rsidRPr="0086169A">
        <w:rPr>
          <w:rFonts w:ascii="Times New Roman" w:hAnsi="Times New Roman" w:cs="Times New Roman"/>
        </w:rPr>
        <w:t>, and dispensing</w:t>
      </w:r>
      <w:r w:rsidRPr="0086169A">
        <w:rPr>
          <w:rFonts w:ascii="Times New Roman" w:hAnsi="Times New Roman" w:cs="Times New Roman"/>
        </w:rPr>
        <w:t xml:space="preserve"> equipment. </w:t>
      </w:r>
    </w:p>
    <w:p w14:paraId="6D06229A" w14:textId="77777777" w:rsidR="00DA135F" w:rsidRPr="0086169A" w:rsidRDefault="00DA135F" w:rsidP="00DA135F">
      <w:pPr>
        <w:tabs>
          <w:tab w:val="left" w:pos="2820"/>
        </w:tabs>
        <w:rPr>
          <w:rFonts w:ascii="Times New Roman" w:hAnsi="Times New Roman" w:cs="Times New Roman"/>
        </w:rPr>
      </w:pPr>
    </w:p>
    <w:p w14:paraId="1F6A6C34" w14:textId="77777777" w:rsidR="00DA135F" w:rsidRPr="0086169A" w:rsidRDefault="00DA135F" w:rsidP="00DA135F">
      <w:pPr>
        <w:tabs>
          <w:tab w:val="left" w:pos="2820"/>
        </w:tabs>
        <w:jc w:val="center"/>
        <w:rPr>
          <w:rFonts w:ascii="Times New Roman" w:hAnsi="Times New Roman" w:cs="Times New Roman"/>
          <w:sz w:val="32"/>
          <w:szCs w:val="32"/>
        </w:rPr>
      </w:pPr>
      <w:r w:rsidRPr="0086169A">
        <w:rPr>
          <w:rFonts w:ascii="Times New Roman" w:hAnsi="Times New Roman" w:cs="Times New Roman"/>
          <w:sz w:val="32"/>
          <w:szCs w:val="32"/>
        </w:rPr>
        <w:t>Conclusion</w:t>
      </w:r>
    </w:p>
    <w:p w14:paraId="50C5BCEA" w14:textId="4F4C5EDB" w:rsidR="00DA135F" w:rsidRPr="0086169A" w:rsidRDefault="00DA135F" w:rsidP="00DA135F">
      <w:pPr>
        <w:tabs>
          <w:tab w:val="left" w:pos="2820"/>
        </w:tabs>
        <w:rPr>
          <w:rFonts w:ascii="Times New Roman" w:hAnsi="Times New Roman" w:cs="Times New Roman"/>
        </w:rPr>
      </w:pPr>
      <w:r w:rsidRPr="0086169A">
        <w:rPr>
          <w:rFonts w:ascii="Times New Roman" w:hAnsi="Times New Roman" w:cs="Times New Roman"/>
        </w:rPr>
        <w:t xml:space="preserve">To prevent patient harm and foster a culture of patient safety, these systemic issues need to be addressed and resolved. It was concluded that between 2019 and 2022, there has been </w:t>
      </w:r>
      <w:r w:rsidR="00512B8B" w:rsidRPr="0086169A">
        <w:rPr>
          <w:rFonts w:ascii="Times New Roman" w:hAnsi="Times New Roman" w:cs="Times New Roman"/>
        </w:rPr>
        <w:t>an</w:t>
      </w:r>
      <w:r w:rsidRPr="0086169A">
        <w:rPr>
          <w:rFonts w:ascii="Times New Roman" w:hAnsi="Times New Roman" w:cs="Times New Roman"/>
        </w:rPr>
        <w:t xml:space="preserve"> increase with minimal decrease in pressure ulcers as the most reported event followed by patient falls and retention of a foreign object inside of the body after surgery which has decreased and surgery on the incorrect body part which </w:t>
      </w:r>
      <w:r w:rsidR="00512B8B" w:rsidRPr="0086169A">
        <w:rPr>
          <w:rFonts w:ascii="Times New Roman" w:hAnsi="Times New Roman" w:cs="Times New Roman"/>
        </w:rPr>
        <w:t>had</w:t>
      </w:r>
      <w:r w:rsidRPr="0086169A">
        <w:rPr>
          <w:rFonts w:ascii="Times New Roman" w:hAnsi="Times New Roman" w:cs="Times New Roman"/>
        </w:rPr>
        <w:t xml:space="preserve"> no events in 2021-2022. With the help of agencies, non-unit an</w:t>
      </w:r>
      <w:r w:rsidR="00512B8B" w:rsidRPr="0086169A">
        <w:rPr>
          <w:rFonts w:ascii="Times New Roman" w:hAnsi="Times New Roman" w:cs="Times New Roman"/>
        </w:rPr>
        <w:t>d</w:t>
      </w:r>
      <w:r w:rsidRPr="0086169A">
        <w:rPr>
          <w:rFonts w:ascii="Times New Roman" w:hAnsi="Times New Roman" w:cs="Times New Roman"/>
        </w:rPr>
        <w:t xml:space="preserve"> float nurses in </w:t>
      </w:r>
      <w:r w:rsidR="00512B8B" w:rsidRPr="0086169A">
        <w:rPr>
          <w:rFonts w:ascii="Times New Roman" w:hAnsi="Times New Roman" w:cs="Times New Roman"/>
        </w:rPr>
        <w:t>addition</w:t>
      </w:r>
      <w:r w:rsidRPr="0086169A">
        <w:rPr>
          <w:rFonts w:ascii="Times New Roman" w:hAnsi="Times New Roman" w:cs="Times New Roman"/>
        </w:rPr>
        <w:t xml:space="preserve"> to new monitoring technology, the hospital can temporarily reduce staffing inadequacies thereby reducing the </w:t>
      </w:r>
      <w:r w:rsidR="00512B8B" w:rsidRPr="0086169A">
        <w:rPr>
          <w:rFonts w:ascii="Times New Roman" w:hAnsi="Times New Roman" w:cs="Times New Roman"/>
        </w:rPr>
        <w:t>chances</w:t>
      </w:r>
      <w:r w:rsidRPr="0086169A">
        <w:rPr>
          <w:rFonts w:ascii="Times New Roman" w:hAnsi="Times New Roman" w:cs="Times New Roman"/>
        </w:rPr>
        <w:t xml:space="preserve"> of preventable adverse events. The hospital should create a space that empowers and encourages patients and carers to be more </w:t>
      </w:r>
      <w:r w:rsidR="00512B8B" w:rsidRPr="0086169A">
        <w:rPr>
          <w:rFonts w:ascii="Times New Roman" w:hAnsi="Times New Roman" w:cs="Times New Roman"/>
        </w:rPr>
        <w:t>involved</w:t>
      </w:r>
      <w:r w:rsidRPr="0086169A">
        <w:rPr>
          <w:rFonts w:ascii="Times New Roman" w:hAnsi="Times New Roman" w:cs="Times New Roman"/>
        </w:rPr>
        <w:t xml:space="preserve"> in care at home, recovery, medication </w:t>
      </w:r>
      <w:r w:rsidR="00512B8B" w:rsidRPr="0086169A">
        <w:rPr>
          <w:rFonts w:ascii="Times New Roman" w:hAnsi="Times New Roman" w:cs="Times New Roman"/>
        </w:rPr>
        <w:t>etc.</w:t>
      </w:r>
      <w:r w:rsidRPr="0086169A">
        <w:rPr>
          <w:rFonts w:ascii="Times New Roman" w:hAnsi="Times New Roman" w:cs="Times New Roman"/>
        </w:rPr>
        <w:t xml:space="preserve"> to reduce readmission rates. Patient safety reporting should be at the forefront in ensuring compliance with quality and safety. The avenues for reporting should be clearly </w:t>
      </w:r>
      <w:r w:rsidR="00512B8B" w:rsidRPr="0086169A">
        <w:rPr>
          <w:rFonts w:ascii="Times New Roman" w:hAnsi="Times New Roman" w:cs="Times New Roman"/>
        </w:rPr>
        <w:t>defined,</w:t>
      </w:r>
      <w:r w:rsidRPr="0086169A">
        <w:rPr>
          <w:rFonts w:ascii="Times New Roman" w:hAnsi="Times New Roman" w:cs="Times New Roman"/>
        </w:rPr>
        <w:t xml:space="preserve"> and whistleblowers should be protected. The hospital should have periodical training sessions by departments/</w:t>
      </w:r>
      <w:r w:rsidR="00512B8B" w:rsidRPr="0086169A">
        <w:rPr>
          <w:rFonts w:ascii="Times New Roman" w:hAnsi="Times New Roman" w:cs="Times New Roman"/>
        </w:rPr>
        <w:t>units</w:t>
      </w:r>
      <w:r w:rsidRPr="0086169A">
        <w:rPr>
          <w:rFonts w:ascii="Times New Roman" w:hAnsi="Times New Roman" w:cs="Times New Roman"/>
        </w:rPr>
        <w:t xml:space="preserve"> specific to duties, general </w:t>
      </w:r>
      <w:r w:rsidR="00512B8B" w:rsidRPr="0086169A">
        <w:rPr>
          <w:rFonts w:ascii="Times New Roman" w:hAnsi="Times New Roman" w:cs="Times New Roman"/>
        </w:rPr>
        <w:t>policies</w:t>
      </w:r>
      <w:r w:rsidRPr="0086169A">
        <w:rPr>
          <w:rFonts w:ascii="Times New Roman" w:hAnsi="Times New Roman" w:cs="Times New Roman"/>
        </w:rPr>
        <w:t xml:space="preserve"> and procedures as well as diversity and inclusion. The goal is to create a culture of patient safety that involves all departments as well as the patients. By implementing the recommendations, the hospital will meet industry standards and contribute to eliminating patient harm. With the strengthening of staffing models and adequate training, embracing best practices and improving organizational culture, compliance can be restored and patient trust regained.</w:t>
      </w:r>
    </w:p>
    <w:p w14:paraId="0B25C890" w14:textId="77777777" w:rsidR="00512B8B" w:rsidRDefault="00512B8B" w:rsidP="00DA135F">
      <w:pPr>
        <w:tabs>
          <w:tab w:val="left" w:pos="2820"/>
        </w:tabs>
        <w:rPr>
          <w:rFonts w:ascii="Times New Roman" w:hAnsi="Times New Roman" w:cs="Times New Roman"/>
        </w:rPr>
      </w:pPr>
    </w:p>
    <w:p w14:paraId="6B0D8375" w14:textId="77777777" w:rsidR="00512B8B" w:rsidRDefault="00512B8B" w:rsidP="00DA135F">
      <w:pPr>
        <w:tabs>
          <w:tab w:val="left" w:pos="2820"/>
        </w:tabs>
        <w:rPr>
          <w:rFonts w:ascii="Times New Roman" w:hAnsi="Times New Roman" w:cs="Times New Roman"/>
        </w:rPr>
      </w:pPr>
    </w:p>
    <w:p w14:paraId="3EF0B4E3" w14:textId="77777777" w:rsidR="00512B8B" w:rsidRDefault="00512B8B" w:rsidP="00DA135F">
      <w:pPr>
        <w:tabs>
          <w:tab w:val="left" w:pos="2820"/>
        </w:tabs>
        <w:rPr>
          <w:rFonts w:ascii="Times New Roman" w:hAnsi="Times New Roman" w:cs="Times New Roman"/>
        </w:rPr>
      </w:pPr>
    </w:p>
    <w:p w14:paraId="5BACAAB4" w14:textId="77777777" w:rsidR="00512B8B" w:rsidRDefault="00512B8B" w:rsidP="00DA135F">
      <w:pPr>
        <w:tabs>
          <w:tab w:val="left" w:pos="2820"/>
        </w:tabs>
        <w:rPr>
          <w:rFonts w:ascii="Times New Roman" w:hAnsi="Times New Roman" w:cs="Times New Roman"/>
        </w:rPr>
      </w:pPr>
    </w:p>
    <w:p w14:paraId="2E9EEB54" w14:textId="77777777" w:rsidR="00512B8B" w:rsidRDefault="00512B8B" w:rsidP="00DA135F">
      <w:pPr>
        <w:tabs>
          <w:tab w:val="left" w:pos="2820"/>
        </w:tabs>
        <w:rPr>
          <w:rFonts w:ascii="Times New Roman" w:hAnsi="Times New Roman" w:cs="Times New Roman"/>
        </w:rPr>
      </w:pPr>
    </w:p>
    <w:p w14:paraId="79EACE02" w14:textId="77777777" w:rsidR="00512B8B" w:rsidRDefault="00512B8B" w:rsidP="00DA135F">
      <w:pPr>
        <w:tabs>
          <w:tab w:val="left" w:pos="2820"/>
        </w:tabs>
        <w:rPr>
          <w:rFonts w:ascii="Times New Roman" w:hAnsi="Times New Roman" w:cs="Times New Roman"/>
        </w:rPr>
      </w:pPr>
    </w:p>
    <w:p w14:paraId="2C82A46F" w14:textId="77777777" w:rsidR="00512B8B" w:rsidRDefault="00512B8B" w:rsidP="00DA135F">
      <w:pPr>
        <w:tabs>
          <w:tab w:val="left" w:pos="2820"/>
        </w:tabs>
        <w:rPr>
          <w:rFonts w:ascii="Times New Roman" w:hAnsi="Times New Roman" w:cs="Times New Roman"/>
        </w:rPr>
      </w:pPr>
    </w:p>
    <w:p w14:paraId="16C3CDD6" w14:textId="77777777" w:rsidR="00512B8B" w:rsidRDefault="00512B8B" w:rsidP="00DA135F">
      <w:pPr>
        <w:tabs>
          <w:tab w:val="left" w:pos="2820"/>
        </w:tabs>
        <w:rPr>
          <w:rFonts w:ascii="Times New Roman" w:hAnsi="Times New Roman" w:cs="Times New Roman"/>
        </w:rPr>
      </w:pPr>
    </w:p>
    <w:p w14:paraId="04ED2B01" w14:textId="77777777" w:rsidR="00512B8B" w:rsidRDefault="00512B8B" w:rsidP="00DA135F">
      <w:pPr>
        <w:tabs>
          <w:tab w:val="left" w:pos="2820"/>
        </w:tabs>
        <w:rPr>
          <w:rFonts w:ascii="Times New Roman" w:hAnsi="Times New Roman" w:cs="Times New Roman"/>
        </w:rPr>
      </w:pPr>
    </w:p>
    <w:p w14:paraId="649BCF69" w14:textId="77777777" w:rsidR="00512B8B" w:rsidRDefault="00512B8B" w:rsidP="00DA135F">
      <w:pPr>
        <w:tabs>
          <w:tab w:val="left" w:pos="2820"/>
        </w:tabs>
        <w:rPr>
          <w:rFonts w:ascii="Times New Roman" w:hAnsi="Times New Roman" w:cs="Times New Roman"/>
        </w:rPr>
      </w:pPr>
    </w:p>
    <w:p w14:paraId="2ED95B20" w14:textId="77777777" w:rsidR="00512B8B" w:rsidRDefault="00512B8B" w:rsidP="00DA135F">
      <w:pPr>
        <w:tabs>
          <w:tab w:val="left" w:pos="2820"/>
        </w:tabs>
        <w:rPr>
          <w:rFonts w:ascii="Times New Roman" w:hAnsi="Times New Roman" w:cs="Times New Roman"/>
        </w:rPr>
      </w:pPr>
    </w:p>
    <w:sdt>
      <w:sdtPr>
        <w:rPr>
          <w:rFonts w:asciiTheme="minorHAnsi" w:eastAsiaTheme="minorHAnsi" w:hAnsiTheme="minorHAnsi" w:cstheme="minorBidi"/>
          <w:color w:val="auto"/>
          <w:sz w:val="24"/>
          <w:szCs w:val="24"/>
        </w:rPr>
        <w:id w:val="241993451"/>
        <w:docPartObj>
          <w:docPartGallery w:val="Bibliographies"/>
          <w:docPartUnique/>
        </w:docPartObj>
      </w:sdtPr>
      <w:sdtContent>
        <w:p w14:paraId="5EC1BE86" w14:textId="7C8EA3FD" w:rsidR="00512B8B" w:rsidRDefault="00512B8B">
          <w:pPr>
            <w:pStyle w:val="Heading1"/>
          </w:pPr>
          <w:r>
            <w:t>References</w:t>
          </w:r>
        </w:p>
        <w:sdt>
          <w:sdtPr>
            <w:id w:val="-573587230"/>
            <w:bibliography/>
          </w:sdtPr>
          <w:sdtContent>
            <w:p w14:paraId="69131895" w14:textId="77777777" w:rsidR="00512B8B" w:rsidRDefault="00512B8B" w:rsidP="00512B8B">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Association of Health Care Journalists, n. (n.d.). </w:t>
              </w:r>
              <w:r>
                <w:rPr>
                  <w:i/>
                  <w:iCs/>
                  <w:noProof/>
                </w:rPr>
                <w:t>HospitalInspections.org</w:t>
              </w:r>
              <w:r>
                <w:rPr>
                  <w:noProof/>
                </w:rPr>
                <w:t>. Retrieved from Association of Health Care Journalists: https://www.hospitalinspections.org/report-detail/NAF411</w:t>
              </w:r>
            </w:p>
            <w:p w14:paraId="1CA2F568" w14:textId="77777777" w:rsidR="00512B8B" w:rsidRDefault="00512B8B" w:rsidP="00512B8B">
              <w:pPr>
                <w:pStyle w:val="Bibliography"/>
                <w:ind w:left="720" w:hanging="720"/>
                <w:rPr>
                  <w:noProof/>
                </w:rPr>
              </w:pPr>
              <w:r>
                <w:rPr>
                  <w:noProof/>
                </w:rPr>
                <w:t xml:space="preserve">Commission, J. (n.d.). </w:t>
              </w:r>
              <w:r>
                <w:rPr>
                  <w:i/>
                  <w:iCs/>
                  <w:noProof/>
                </w:rPr>
                <w:t>National Performance Goals (NPGs)</w:t>
              </w:r>
              <w:r>
                <w:rPr>
                  <w:noProof/>
                </w:rPr>
                <w:t>. Retrieved from Joint Commission: https://digitalassets.jointcommission.org/api/public/content/9ca80055182b4274842a5780a94f2c82?v=149a13a9&amp;_gl=1*53pufz*_gcl_au*MjI4MzIyMDk1LjE3NjQ0NzA5MTE.*_ga*MTcyODA1OTY3OS4xNzY0NDcwOTEz*_ga_K31T0BHP4T*czE3NjQ0NzA5MTMkbzEkZzEkdDE3NjQ0NzEzMTUkajYkbDAkaDA.</w:t>
              </w:r>
            </w:p>
            <w:p w14:paraId="32AD5220" w14:textId="4FB17D82" w:rsidR="00512B8B" w:rsidRDefault="00512B8B" w:rsidP="00512B8B">
              <w:pPr>
                <w:pStyle w:val="Bibliography"/>
                <w:ind w:left="720" w:hanging="720"/>
                <w:rPr>
                  <w:noProof/>
                </w:rPr>
              </w:pPr>
              <w:r>
                <w:rPr>
                  <w:noProof/>
                </w:rPr>
                <w:t xml:space="preserve">Feldman, E., &amp; Doucette, D. J. (2020). Mystery malaise: Discovering and defining burnout. </w:t>
              </w:r>
              <w:r>
                <w:rPr>
                  <w:i/>
                  <w:iCs/>
                  <w:noProof/>
                </w:rPr>
                <w:t>Primary Care Reports, 26(7)</w:t>
              </w:r>
              <w:r>
                <w:rPr>
                  <w:noProof/>
                </w:rPr>
                <w:t>.</w:t>
              </w:r>
              <w:r w:rsidR="00926C25" w:rsidRPr="00926C25">
                <w:t xml:space="preserve"> </w:t>
              </w:r>
              <w:hyperlink r:id="rId9" w:history="1">
                <w:r w:rsidR="00926C25" w:rsidRPr="00234086">
                  <w:rPr>
                    <w:rStyle w:val="Hyperlink"/>
                    <w:rFonts w:ascii="Times New Roman" w:hAnsi="Times New Roman" w:cs="Times New Roman"/>
                  </w:rPr>
                  <w:t>https://www.proquest.com/trade-journals/mystery-malaise-discovering-defining-burnout/docview/2507115849/se-2</w:t>
                </w:r>
              </w:hyperlink>
            </w:p>
            <w:p w14:paraId="3E346A12" w14:textId="77777777" w:rsidR="00512B8B" w:rsidRDefault="00512B8B" w:rsidP="00512B8B">
              <w:pPr>
                <w:pStyle w:val="Bibliography"/>
                <w:ind w:left="720" w:hanging="720"/>
                <w:rPr>
                  <w:noProof/>
                </w:rPr>
              </w:pPr>
              <w:r>
                <w:rPr>
                  <w:noProof/>
                </w:rPr>
                <w:t xml:space="preserve">Health, C. D. (2023). </w:t>
              </w:r>
              <w:r>
                <w:rPr>
                  <w:i/>
                  <w:iCs/>
                  <w:noProof/>
                </w:rPr>
                <w:t>Adverse events report 2023.</w:t>
              </w:r>
              <w:r>
                <w:rPr>
                  <w:noProof/>
                </w:rPr>
                <w:t xml:space="preserve"> </w:t>
              </w:r>
            </w:p>
            <w:p w14:paraId="7BD60336" w14:textId="77777777" w:rsidR="00512B8B" w:rsidRDefault="00512B8B" w:rsidP="00512B8B">
              <w:pPr>
                <w:pStyle w:val="Bibliography"/>
                <w:ind w:left="720" w:hanging="720"/>
                <w:rPr>
                  <w:noProof/>
                </w:rPr>
              </w:pPr>
              <w:r>
                <w:rPr>
                  <w:noProof/>
                </w:rPr>
                <w:t xml:space="preserve">Leary, K. B., Lee, M., &amp; Mossburg, S. (2024). </w:t>
              </w:r>
              <w:r>
                <w:rPr>
                  <w:i/>
                  <w:iCs/>
                  <w:noProof/>
                </w:rPr>
                <w:t>Patient safety amid nursing workforce challenges</w:t>
              </w:r>
              <w:r>
                <w:rPr>
                  <w:noProof/>
                </w:rPr>
                <w:t>. Retrieved from PSNet: https://psnet.ahrq.gov/perspective/patient-safety-amid-nursing-workforce-challenges</w:t>
              </w:r>
            </w:p>
            <w:p w14:paraId="5C46242E" w14:textId="480B3CDF" w:rsidR="00512B8B" w:rsidRDefault="00512B8B" w:rsidP="00512B8B">
              <w:pPr>
                <w:pStyle w:val="Bibliography"/>
                <w:ind w:left="720" w:hanging="720"/>
                <w:rPr>
                  <w:noProof/>
                </w:rPr>
              </w:pPr>
              <w:r>
                <w:rPr>
                  <w:noProof/>
                </w:rPr>
                <w:t xml:space="preserve">Mohammadi, F., Rustaee, S., &amp; Bijani, M. (2024). The factors influencing patient safety management as perceived by emergency department nurses: A qualitative study. </w:t>
              </w:r>
              <w:r>
                <w:rPr>
                  <w:i/>
                  <w:iCs/>
                  <w:noProof/>
                </w:rPr>
                <w:t>Nursing open,(11)</w:t>
              </w:r>
              <w:r>
                <w:rPr>
                  <w:noProof/>
                </w:rPr>
                <w:t>, 3.</w:t>
              </w:r>
              <w:r w:rsidR="00704C78" w:rsidRPr="00704C78">
                <w:t xml:space="preserve"> </w:t>
              </w:r>
              <w:hyperlink r:id="rId10" w:history="1">
                <w:r w:rsidR="00704C78" w:rsidRPr="00234086">
                  <w:rPr>
                    <w:rStyle w:val="Hyperlink"/>
                    <w:rFonts w:ascii="Times New Roman" w:hAnsi="Times New Roman" w:cs="Times New Roman"/>
                  </w:rPr>
                  <w:t>https://doi.org/10.1002/nop2.2135</w:t>
                </w:r>
              </w:hyperlink>
            </w:p>
            <w:p w14:paraId="09E6D267" w14:textId="6A56E812" w:rsidR="00512B8B" w:rsidRDefault="00512B8B" w:rsidP="00512B8B">
              <w:pPr>
                <w:pStyle w:val="Bibliography"/>
                <w:ind w:left="720" w:hanging="720"/>
                <w:rPr>
                  <w:noProof/>
                </w:rPr>
              </w:pPr>
              <w:r>
                <w:rPr>
                  <w:noProof/>
                </w:rPr>
                <w:t>Morris, R. L., Ruddock, A., Gallacher, K., Rolfe, C., Giles, S., &amp; Campbell, S. (2021). Developing a patient safety guide for primary care: A co</w:t>
              </w:r>
              <w:r>
                <w:rPr>
                  <w:noProof/>
                </w:rPr>
                <w:noBreakHyphen/>
                <w:t xml:space="preserve">design approach involving patients, carers, and clinicians. </w:t>
              </w:r>
              <w:r>
                <w:rPr>
                  <w:i/>
                  <w:iCs/>
                  <w:noProof/>
                </w:rPr>
                <w:t>Health Expectations, 24(1)</w:t>
              </w:r>
              <w:r>
                <w:rPr>
                  <w:noProof/>
                </w:rPr>
                <w:t>, 42-52.</w:t>
              </w:r>
              <w:r w:rsidR="00256B6A" w:rsidRPr="00256B6A">
                <w:rPr>
                  <w:rFonts w:ascii="Times New Roman" w:hAnsi="Times New Roman" w:cs="Times New Roman"/>
                </w:rPr>
                <w:t xml:space="preserve"> </w:t>
              </w:r>
              <w:r w:rsidR="00256B6A" w:rsidRPr="00234086">
                <w:rPr>
                  <w:rFonts w:ascii="Times New Roman" w:hAnsi="Times New Roman" w:cs="Times New Roman"/>
                </w:rPr>
                <w:t>https://doi.org/10.1111/hex.13143</w:t>
              </w:r>
            </w:p>
            <w:p w14:paraId="77227D26" w14:textId="77777777" w:rsidR="00512B8B" w:rsidRDefault="00512B8B" w:rsidP="00512B8B">
              <w:pPr>
                <w:pStyle w:val="Bibliography"/>
                <w:ind w:left="720" w:hanging="720"/>
                <w:rPr>
                  <w:noProof/>
                </w:rPr>
              </w:pPr>
              <w:r>
                <w:rPr>
                  <w:noProof/>
                </w:rPr>
                <w:t xml:space="preserve">Organization, W. H. (2021). </w:t>
              </w:r>
              <w:r>
                <w:rPr>
                  <w:i/>
                  <w:iCs/>
                  <w:noProof/>
                </w:rPr>
                <w:t>Global patient safety action plan 2021–2030: Towards eliminating avoidable harm in health care.</w:t>
              </w:r>
              <w:r>
                <w:rPr>
                  <w:noProof/>
                </w:rPr>
                <w:t xml:space="preserve"> Retrieved from https://www.who.int/publications/i/item/9789240032705</w:t>
              </w:r>
            </w:p>
            <w:p w14:paraId="012822CE" w14:textId="77777777" w:rsidR="00512B8B" w:rsidRDefault="00512B8B" w:rsidP="00512B8B">
              <w:pPr>
                <w:pStyle w:val="Bibliography"/>
                <w:ind w:left="720" w:hanging="720"/>
                <w:rPr>
                  <w:noProof/>
                </w:rPr>
              </w:pPr>
              <w:r>
                <w:rPr>
                  <w:noProof/>
                </w:rPr>
                <w:t>Wolters</w:t>
              </w:r>
              <w:r>
                <w:rPr>
                  <w:rFonts w:ascii="Arial" w:hAnsi="Arial" w:cs="Arial"/>
                  <w:noProof/>
                </w:rPr>
                <w:t> </w:t>
              </w:r>
              <w:r>
                <w:rPr>
                  <w:noProof/>
                </w:rPr>
                <w:t xml:space="preserve">Kluwer. (2020). </w:t>
              </w:r>
              <w:r>
                <w:rPr>
                  <w:i/>
                  <w:iCs/>
                  <w:noProof/>
                </w:rPr>
                <w:t>The importance of the optimal nurse</w:t>
              </w:r>
              <w:r>
                <w:rPr>
                  <w:i/>
                  <w:iCs/>
                  <w:noProof/>
                </w:rPr>
                <w:noBreakHyphen/>
                <w:t>to</w:t>
              </w:r>
              <w:r>
                <w:rPr>
                  <w:i/>
                  <w:iCs/>
                  <w:noProof/>
                </w:rPr>
                <w:noBreakHyphen/>
                <w:t>patient ratio</w:t>
              </w:r>
              <w:r>
                <w:rPr>
                  <w:noProof/>
                </w:rPr>
                <w:t>. Retrieved from Wolters</w:t>
              </w:r>
              <w:r>
                <w:rPr>
                  <w:rFonts w:ascii="Arial" w:hAnsi="Arial" w:cs="Arial"/>
                  <w:noProof/>
                </w:rPr>
                <w:t> </w:t>
              </w:r>
              <w:r>
                <w:rPr>
                  <w:noProof/>
                </w:rPr>
                <w:t>Kluwer: https://www.wolterskluwer.com/en/expert-insights/the-importance-of-the-optimal-nursetopatient-ratio</w:t>
              </w:r>
            </w:p>
            <w:p w14:paraId="49B6FD70" w14:textId="50FC5D28" w:rsidR="00512B8B" w:rsidRDefault="00512B8B" w:rsidP="00512B8B">
              <w:r>
                <w:rPr>
                  <w:b/>
                  <w:bCs/>
                  <w:noProof/>
                </w:rPr>
                <w:fldChar w:fldCharType="end"/>
              </w:r>
            </w:p>
          </w:sdtContent>
        </w:sdt>
      </w:sdtContent>
    </w:sdt>
    <w:p w14:paraId="5B8A1762" w14:textId="77777777" w:rsidR="00782309" w:rsidRDefault="00782309" w:rsidP="0042643F"/>
    <w:sectPr w:rsidR="00782309">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67E2A" w14:textId="77777777" w:rsidR="000F4612" w:rsidRDefault="000F4612" w:rsidP="00767BC4">
      <w:pPr>
        <w:spacing w:after="0" w:line="240" w:lineRule="auto"/>
      </w:pPr>
      <w:r>
        <w:separator/>
      </w:r>
    </w:p>
  </w:endnote>
  <w:endnote w:type="continuationSeparator" w:id="0">
    <w:p w14:paraId="572BA93B" w14:textId="77777777" w:rsidR="000F4612" w:rsidRDefault="000F4612" w:rsidP="00767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E853C" w14:textId="77777777" w:rsidR="000F4612" w:rsidRDefault="000F4612" w:rsidP="00767BC4">
      <w:pPr>
        <w:spacing w:after="0" w:line="240" w:lineRule="auto"/>
      </w:pPr>
      <w:r>
        <w:separator/>
      </w:r>
    </w:p>
  </w:footnote>
  <w:footnote w:type="continuationSeparator" w:id="0">
    <w:p w14:paraId="7FA62CB5" w14:textId="77777777" w:rsidR="000F4612" w:rsidRDefault="000F4612" w:rsidP="00767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CB5C2" w14:textId="2493AF16" w:rsidR="00A66070" w:rsidRDefault="007348FB" w:rsidP="00A90B62">
    <w:pPr>
      <w:pStyle w:val="Header"/>
      <w:tabs>
        <w:tab w:val="left" w:pos="675"/>
      </w:tabs>
    </w:pPr>
    <w:r>
      <w:tab/>
    </w:r>
    <w:r>
      <w:tab/>
    </w:r>
    <w:r>
      <w:tab/>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ie alexis">
    <w15:presenceInfo w15:providerId="Windows Live" w15:userId="affe366407a0e1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F7"/>
    <w:rsid w:val="000613A2"/>
    <w:rsid w:val="000628D0"/>
    <w:rsid w:val="00080403"/>
    <w:rsid w:val="000B577D"/>
    <w:rsid w:val="000D1372"/>
    <w:rsid w:val="000F4612"/>
    <w:rsid w:val="000F4DAD"/>
    <w:rsid w:val="000F5873"/>
    <w:rsid w:val="00116AF2"/>
    <w:rsid w:val="001673BF"/>
    <w:rsid w:val="001A0F2F"/>
    <w:rsid w:val="001A4D70"/>
    <w:rsid w:val="00210745"/>
    <w:rsid w:val="00226F4E"/>
    <w:rsid w:val="00230375"/>
    <w:rsid w:val="00236974"/>
    <w:rsid w:val="00256B6A"/>
    <w:rsid w:val="002856AF"/>
    <w:rsid w:val="002D4B59"/>
    <w:rsid w:val="002D5A3A"/>
    <w:rsid w:val="002F5E45"/>
    <w:rsid w:val="003307A4"/>
    <w:rsid w:val="00344214"/>
    <w:rsid w:val="003A5943"/>
    <w:rsid w:val="003B492B"/>
    <w:rsid w:val="003E3DB1"/>
    <w:rsid w:val="003E71FF"/>
    <w:rsid w:val="003F032E"/>
    <w:rsid w:val="0042643F"/>
    <w:rsid w:val="004412BD"/>
    <w:rsid w:val="0047122F"/>
    <w:rsid w:val="004743DE"/>
    <w:rsid w:val="004C3845"/>
    <w:rsid w:val="004C6D1E"/>
    <w:rsid w:val="004C7B49"/>
    <w:rsid w:val="004D699B"/>
    <w:rsid w:val="00512B8B"/>
    <w:rsid w:val="00512DD1"/>
    <w:rsid w:val="0055088F"/>
    <w:rsid w:val="00560B43"/>
    <w:rsid w:val="005851DF"/>
    <w:rsid w:val="005A0D15"/>
    <w:rsid w:val="005B55A8"/>
    <w:rsid w:val="005C1D9E"/>
    <w:rsid w:val="005D6ED4"/>
    <w:rsid w:val="005F3278"/>
    <w:rsid w:val="006058F4"/>
    <w:rsid w:val="00643E55"/>
    <w:rsid w:val="006B08F2"/>
    <w:rsid w:val="00704C78"/>
    <w:rsid w:val="00716A3C"/>
    <w:rsid w:val="007348FB"/>
    <w:rsid w:val="00753D39"/>
    <w:rsid w:val="00767BC4"/>
    <w:rsid w:val="00775D08"/>
    <w:rsid w:val="007770FC"/>
    <w:rsid w:val="00782309"/>
    <w:rsid w:val="00796EBB"/>
    <w:rsid w:val="007A180C"/>
    <w:rsid w:val="007A4324"/>
    <w:rsid w:val="007C0BEC"/>
    <w:rsid w:val="007C48C7"/>
    <w:rsid w:val="007D40BE"/>
    <w:rsid w:val="007F305A"/>
    <w:rsid w:val="00813F28"/>
    <w:rsid w:val="008238BF"/>
    <w:rsid w:val="00856EB6"/>
    <w:rsid w:val="0086169A"/>
    <w:rsid w:val="00871127"/>
    <w:rsid w:val="00875EED"/>
    <w:rsid w:val="0088128B"/>
    <w:rsid w:val="008838FF"/>
    <w:rsid w:val="008A2000"/>
    <w:rsid w:val="008A4F05"/>
    <w:rsid w:val="008F09F6"/>
    <w:rsid w:val="008F1776"/>
    <w:rsid w:val="00910702"/>
    <w:rsid w:val="00926C25"/>
    <w:rsid w:val="00927BB1"/>
    <w:rsid w:val="0094030E"/>
    <w:rsid w:val="00945430"/>
    <w:rsid w:val="00945D0A"/>
    <w:rsid w:val="00976783"/>
    <w:rsid w:val="00980BE3"/>
    <w:rsid w:val="00992468"/>
    <w:rsid w:val="00995B59"/>
    <w:rsid w:val="00997B2D"/>
    <w:rsid w:val="009C3527"/>
    <w:rsid w:val="009F3633"/>
    <w:rsid w:val="009F3FDA"/>
    <w:rsid w:val="00A12729"/>
    <w:rsid w:val="00A15B27"/>
    <w:rsid w:val="00A240E2"/>
    <w:rsid w:val="00A37830"/>
    <w:rsid w:val="00A458EB"/>
    <w:rsid w:val="00A55020"/>
    <w:rsid w:val="00A66070"/>
    <w:rsid w:val="00A81992"/>
    <w:rsid w:val="00A90B62"/>
    <w:rsid w:val="00A97585"/>
    <w:rsid w:val="00AA4388"/>
    <w:rsid w:val="00AC43EF"/>
    <w:rsid w:val="00AF2776"/>
    <w:rsid w:val="00B10B37"/>
    <w:rsid w:val="00B129C1"/>
    <w:rsid w:val="00B3402B"/>
    <w:rsid w:val="00B6754B"/>
    <w:rsid w:val="00B919C3"/>
    <w:rsid w:val="00BA6FE2"/>
    <w:rsid w:val="00BA7157"/>
    <w:rsid w:val="00BA7DC3"/>
    <w:rsid w:val="00BE4853"/>
    <w:rsid w:val="00BF4EF6"/>
    <w:rsid w:val="00C100F7"/>
    <w:rsid w:val="00C14E45"/>
    <w:rsid w:val="00C56A5D"/>
    <w:rsid w:val="00C71EE5"/>
    <w:rsid w:val="00C72B8A"/>
    <w:rsid w:val="00C8687A"/>
    <w:rsid w:val="00D04084"/>
    <w:rsid w:val="00D305B8"/>
    <w:rsid w:val="00D31E25"/>
    <w:rsid w:val="00D32429"/>
    <w:rsid w:val="00D405B8"/>
    <w:rsid w:val="00D57BFC"/>
    <w:rsid w:val="00D74512"/>
    <w:rsid w:val="00D8343C"/>
    <w:rsid w:val="00D97CF5"/>
    <w:rsid w:val="00D97FDE"/>
    <w:rsid w:val="00DA135F"/>
    <w:rsid w:val="00DC15CD"/>
    <w:rsid w:val="00DD01AA"/>
    <w:rsid w:val="00DF3E6A"/>
    <w:rsid w:val="00DF67B3"/>
    <w:rsid w:val="00E0376C"/>
    <w:rsid w:val="00E14042"/>
    <w:rsid w:val="00E21FA4"/>
    <w:rsid w:val="00E33D2D"/>
    <w:rsid w:val="00E64422"/>
    <w:rsid w:val="00E66193"/>
    <w:rsid w:val="00E7415A"/>
    <w:rsid w:val="00E76C39"/>
    <w:rsid w:val="00E90246"/>
    <w:rsid w:val="00EB6AA4"/>
    <w:rsid w:val="00F03BEE"/>
    <w:rsid w:val="00F700A9"/>
    <w:rsid w:val="00F811CB"/>
    <w:rsid w:val="00F91806"/>
    <w:rsid w:val="00F9240F"/>
    <w:rsid w:val="00FA5CC9"/>
    <w:rsid w:val="00FB0ECE"/>
    <w:rsid w:val="00FC733B"/>
    <w:rsid w:val="00FE326D"/>
    <w:rsid w:val="00FE37E6"/>
    <w:rsid w:val="00FF2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4AE90B"/>
  <w15:chartTrackingRefBased/>
  <w15:docId w15:val="{FCDBF194-21F0-45F1-8D9F-8A965B3EB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00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00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00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0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0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00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00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00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0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0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F7"/>
    <w:rPr>
      <w:rFonts w:eastAsiaTheme="majorEastAsia" w:cstheme="majorBidi"/>
      <w:color w:val="272727" w:themeColor="text1" w:themeTint="D8"/>
    </w:rPr>
  </w:style>
  <w:style w:type="paragraph" w:styleId="Title">
    <w:name w:val="Title"/>
    <w:basedOn w:val="Normal"/>
    <w:next w:val="Normal"/>
    <w:link w:val="TitleChar"/>
    <w:uiPriority w:val="10"/>
    <w:qFormat/>
    <w:rsid w:val="00C100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F7"/>
    <w:pPr>
      <w:spacing w:before="160"/>
      <w:jc w:val="center"/>
    </w:pPr>
    <w:rPr>
      <w:i/>
      <w:iCs/>
      <w:color w:val="404040" w:themeColor="text1" w:themeTint="BF"/>
    </w:rPr>
  </w:style>
  <w:style w:type="character" w:customStyle="1" w:styleId="QuoteChar">
    <w:name w:val="Quote Char"/>
    <w:basedOn w:val="DefaultParagraphFont"/>
    <w:link w:val="Quote"/>
    <w:uiPriority w:val="29"/>
    <w:rsid w:val="00C100F7"/>
    <w:rPr>
      <w:i/>
      <w:iCs/>
      <w:color w:val="404040" w:themeColor="text1" w:themeTint="BF"/>
    </w:rPr>
  </w:style>
  <w:style w:type="paragraph" w:styleId="ListParagraph">
    <w:name w:val="List Paragraph"/>
    <w:basedOn w:val="Normal"/>
    <w:uiPriority w:val="34"/>
    <w:qFormat/>
    <w:rsid w:val="00C100F7"/>
    <w:pPr>
      <w:ind w:left="720"/>
      <w:contextualSpacing/>
    </w:pPr>
  </w:style>
  <w:style w:type="character" w:styleId="IntenseEmphasis">
    <w:name w:val="Intense Emphasis"/>
    <w:basedOn w:val="DefaultParagraphFont"/>
    <w:uiPriority w:val="21"/>
    <w:qFormat/>
    <w:rsid w:val="00C100F7"/>
    <w:rPr>
      <w:i/>
      <w:iCs/>
      <w:color w:val="0F4761" w:themeColor="accent1" w:themeShade="BF"/>
    </w:rPr>
  </w:style>
  <w:style w:type="paragraph" w:styleId="IntenseQuote">
    <w:name w:val="Intense Quote"/>
    <w:basedOn w:val="Normal"/>
    <w:next w:val="Normal"/>
    <w:link w:val="IntenseQuoteChar"/>
    <w:uiPriority w:val="30"/>
    <w:qFormat/>
    <w:rsid w:val="00C100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0F7"/>
    <w:rPr>
      <w:i/>
      <w:iCs/>
      <w:color w:val="0F4761" w:themeColor="accent1" w:themeShade="BF"/>
    </w:rPr>
  </w:style>
  <w:style w:type="character" w:styleId="IntenseReference">
    <w:name w:val="Intense Reference"/>
    <w:basedOn w:val="DefaultParagraphFont"/>
    <w:uiPriority w:val="32"/>
    <w:qFormat/>
    <w:rsid w:val="00C100F7"/>
    <w:rPr>
      <w:b/>
      <w:bCs/>
      <w:smallCaps/>
      <w:color w:val="0F4761" w:themeColor="accent1" w:themeShade="BF"/>
      <w:spacing w:val="5"/>
    </w:rPr>
  </w:style>
  <w:style w:type="paragraph" w:styleId="Header">
    <w:name w:val="header"/>
    <w:basedOn w:val="Normal"/>
    <w:link w:val="HeaderChar"/>
    <w:uiPriority w:val="99"/>
    <w:unhideWhenUsed/>
    <w:rsid w:val="00767B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7BC4"/>
  </w:style>
  <w:style w:type="paragraph" w:styleId="Footer">
    <w:name w:val="footer"/>
    <w:basedOn w:val="Normal"/>
    <w:link w:val="FooterChar"/>
    <w:uiPriority w:val="99"/>
    <w:unhideWhenUsed/>
    <w:rsid w:val="00767B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7BC4"/>
  </w:style>
  <w:style w:type="paragraph" w:styleId="Bibliography">
    <w:name w:val="Bibliography"/>
    <w:basedOn w:val="Normal"/>
    <w:next w:val="Normal"/>
    <w:uiPriority w:val="37"/>
    <w:unhideWhenUsed/>
    <w:rsid w:val="00512B8B"/>
  </w:style>
  <w:style w:type="character" w:styleId="Hyperlink">
    <w:name w:val="Hyperlink"/>
    <w:basedOn w:val="DefaultParagraphFont"/>
    <w:uiPriority w:val="99"/>
    <w:unhideWhenUsed/>
    <w:rsid w:val="00926C2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31614">
      <w:bodyDiv w:val="1"/>
      <w:marLeft w:val="0"/>
      <w:marRight w:val="0"/>
      <w:marTop w:val="0"/>
      <w:marBottom w:val="0"/>
      <w:divBdr>
        <w:top w:val="none" w:sz="0" w:space="0" w:color="auto"/>
        <w:left w:val="none" w:sz="0" w:space="0" w:color="auto"/>
        <w:bottom w:val="none" w:sz="0" w:space="0" w:color="auto"/>
        <w:right w:val="none" w:sz="0" w:space="0" w:color="auto"/>
      </w:divBdr>
    </w:div>
    <w:div w:id="328366988">
      <w:bodyDiv w:val="1"/>
      <w:marLeft w:val="0"/>
      <w:marRight w:val="0"/>
      <w:marTop w:val="0"/>
      <w:marBottom w:val="0"/>
      <w:divBdr>
        <w:top w:val="none" w:sz="0" w:space="0" w:color="auto"/>
        <w:left w:val="none" w:sz="0" w:space="0" w:color="auto"/>
        <w:bottom w:val="none" w:sz="0" w:space="0" w:color="auto"/>
        <w:right w:val="none" w:sz="0" w:space="0" w:color="auto"/>
      </w:divBdr>
    </w:div>
    <w:div w:id="383405346">
      <w:bodyDiv w:val="1"/>
      <w:marLeft w:val="0"/>
      <w:marRight w:val="0"/>
      <w:marTop w:val="0"/>
      <w:marBottom w:val="0"/>
      <w:divBdr>
        <w:top w:val="none" w:sz="0" w:space="0" w:color="auto"/>
        <w:left w:val="none" w:sz="0" w:space="0" w:color="auto"/>
        <w:bottom w:val="none" w:sz="0" w:space="0" w:color="auto"/>
        <w:right w:val="none" w:sz="0" w:space="0" w:color="auto"/>
      </w:divBdr>
    </w:div>
    <w:div w:id="642468081">
      <w:bodyDiv w:val="1"/>
      <w:marLeft w:val="0"/>
      <w:marRight w:val="0"/>
      <w:marTop w:val="0"/>
      <w:marBottom w:val="0"/>
      <w:divBdr>
        <w:top w:val="none" w:sz="0" w:space="0" w:color="auto"/>
        <w:left w:val="none" w:sz="0" w:space="0" w:color="auto"/>
        <w:bottom w:val="none" w:sz="0" w:space="0" w:color="auto"/>
        <w:right w:val="none" w:sz="0" w:space="0" w:color="auto"/>
      </w:divBdr>
    </w:div>
    <w:div w:id="677923238">
      <w:bodyDiv w:val="1"/>
      <w:marLeft w:val="0"/>
      <w:marRight w:val="0"/>
      <w:marTop w:val="0"/>
      <w:marBottom w:val="0"/>
      <w:divBdr>
        <w:top w:val="none" w:sz="0" w:space="0" w:color="auto"/>
        <w:left w:val="none" w:sz="0" w:space="0" w:color="auto"/>
        <w:bottom w:val="none" w:sz="0" w:space="0" w:color="auto"/>
        <w:right w:val="none" w:sz="0" w:space="0" w:color="auto"/>
      </w:divBdr>
    </w:div>
    <w:div w:id="767624595">
      <w:bodyDiv w:val="1"/>
      <w:marLeft w:val="0"/>
      <w:marRight w:val="0"/>
      <w:marTop w:val="0"/>
      <w:marBottom w:val="0"/>
      <w:divBdr>
        <w:top w:val="none" w:sz="0" w:space="0" w:color="auto"/>
        <w:left w:val="none" w:sz="0" w:space="0" w:color="auto"/>
        <w:bottom w:val="none" w:sz="0" w:space="0" w:color="auto"/>
        <w:right w:val="none" w:sz="0" w:space="0" w:color="auto"/>
      </w:divBdr>
    </w:div>
    <w:div w:id="896357147">
      <w:bodyDiv w:val="1"/>
      <w:marLeft w:val="0"/>
      <w:marRight w:val="0"/>
      <w:marTop w:val="0"/>
      <w:marBottom w:val="0"/>
      <w:divBdr>
        <w:top w:val="none" w:sz="0" w:space="0" w:color="auto"/>
        <w:left w:val="none" w:sz="0" w:space="0" w:color="auto"/>
        <w:bottom w:val="none" w:sz="0" w:space="0" w:color="auto"/>
        <w:right w:val="none" w:sz="0" w:space="0" w:color="auto"/>
      </w:divBdr>
    </w:div>
    <w:div w:id="956184890">
      <w:bodyDiv w:val="1"/>
      <w:marLeft w:val="0"/>
      <w:marRight w:val="0"/>
      <w:marTop w:val="0"/>
      <w:marBottom w:val="0"/>
      <w:divBdr>
        <w:top w:val="none" w:sz="0" w:space="0" w:color="auto"/>
        <w:left w:val="none" w:sz="0" w:space="0" w:color="auto"/>
        <w:bottom w:val="none" w:sz="0" w:space="0" w:color="auto"/>
        <w:right w:val="none" w:sz="0" w:space="0" w:color="auto"/>
      </w:divBdr>
    </w:div>
    <w:div w:id="1856112144">
      <w:bodyDiv w:val="1"/>
      <w:marLeft w:val="0"/>
      <w:marRight w:val="0"/>
      <w:marTop w:val="0"/>
      <w:marBottom w:val="0"/>
      <w:divBdr>
        <w:top w:val="none" w:sz="0" w:space="0" w:color="auto"/>
        <w:left w:val="none" w:sz="0" w:space="0" w:color="auto"/>
        <w:bottom w:val="none" w:sz="0" w:space="0" w:color="auto"/>
        <w:right w:val="none" w:sz="0" w:space="0" w:color="auto"/>
      </w:divBdr>
    </w:div>
    <w:div w:id="1994332421">
      <w:bodyDiv w:val="1"/>
      <w:marLeft w:val="0"/>
      <w:marRight w:val="0"/>
      <w:marTop w:val="0"/>
      <w:marBottom w:val="0"/>
      <w:divBdr>
        <w:top w:val="none" w:sz="0" w:space="0" w:color="auto"/>
        <w:left w:val="none" w:sz="0" w:space="0" w:color="auto"/>
        <w:bottom w:val="none" w:sz="0" w:space="0" w:color="auto"/>
        <w:right w:val="none" w:sz="0" w:space="0" w:color="auto"/>
      </w:divBdr>
    </w:div>
    <w:div w:id="2140150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oi.org/10.1002/nop2.2135" TargetMode="External"/><Relationship Id="rId4" Type="http://schemas.openxmlformats.org/officeDocument/2006/relationships/webSettings" Target="webSettings.xml"/><Relationship Id="rId9" Type="http://schemas.openxmlformats.org/officeDocument/2006/relationships/hyperlink" Target="https://www.proquest.com/trade-journals/mystery-malaise-discovering-defining-burnout/docview/2507115849/se-2" TargetMode="Externa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Most</a:t>
            </a:r>
            <a:r>
              <a:rPr lang="en-US" baseline="0"/>
              <a:t> reported events between 2019-2022</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Sheet1!$A$13</c:f>
              <c:strCache>
                <c:ptCount val="1"/>
                <c:pt idx="0">
                  <c:v>Stage 3/4 pressure ulcers</c:v>
                </c:pt>
              </c:strCache>
            </c:strRef>
          </c:tx>
          <c:spPr>
            <a:solidFill>
              <a:schemeClr val="accent1"/>
            </a:solidFill>
            <a:ln>
              <a:noFill/>
            </a:ln>
            <a:effectLst/>
          </c:spPr>
          <c:invertIfNegative val="0"/>
          <c:cat>
            <c:numRef>
              <c:f>Sheet1!$B$12:$E$12</c:f>
              <c:numCache>
                <c:formatCode>General</c:formatCode>
                <c:ptCount val="4"/>
                <c:pt idx="0">
                  <c:v>2019</c:v>
                </c:pt>
                <c:pt idx="1">
                  <c:v>2020</c:v>
                </c:pt>
                <c:pt idx="2">
                  <c:v>2021</c:v>
                </c:pt>
                <c:pt idx="3">
                  <c:v>2022</c:v>
                </c:pt>
              </c:numCache>
            </c:numRef>
          </c:cat>
          <c:val>
            <c:numRef>
              <c:f>Sheet1!$B$13:$E$13</c:f>
              <c:numCache>
                <c:formatCode>General</c:formatCode>
                <c:ptCount val="4"/>
                <c:pt idx="0">
                  <c:v>15</c:v>
                </c:pt>
                <c:pt idx="1">
                  <c:v>33</c:v>
                </c:pt>
                <c:pt idx="2">
                  <c:v>32</c:v>
                </c:pt>
                <c:pt idx="3">
                  <c:v>32</c:v>
                </c:pt>
              </c:numCache>
            </c:numRef>
          </c:val>
          <c:extLst>
            <c:ext xmlns:c16="http://schemas.microsoft.com/office/drawing/2014/chart" uri="{C3380CC4-5D6E-409C-BE32-E72D297353CC}">
              <c16:uniqueId val="{00000000-9199-4E2E-9BB3-DC7737FBFBB2}"/>
            </c:ext>
          </c:extLst>
        </c:ser>
        <c:ser>
          <c:idx val="1"/>
          <c:order val="1"/>
          <c:tx>
            <c:strRef>
              <c:f>Sheet1!$A$14</c:f>
              <c:strCache>
                <c:ptCount val="1"/>
                <c:pt idx="0">
                  <c:v>Falls</c:v>
                </c:pt>
              </c:strCache>
            </c:strRef>
          </c:tx>
          <c:spPr>
            <a:solidFill>
              <a:schemeClr val="accent2"/>
            </a:solidFill>
            <a:ln>
              <a:noFill/>
            </a:ln>
            <a:effectLst/>
          </c:spPr>
          <c:invertIfNegative val="0"/>
          <c:cat>
            <c:numRef>
              <c:f>Sheet1!$B$12:$E$12</c:f>
              <c:numCache>
                <c:formatCode>General</c:formatCode>
                <c:ptCount val="4"/>
                <c:pt idx="0">
                  <c:v>2019</c:v>
                </c:pt>
                <c:pt idx="1">
                  <c:v>2020</c:v>
                </c:pt>
                <c:pt idx="2">
                  <c:v>2021</c:v>
                </c:pt>
                <c:pt idx="3">
                  <c:v>2022</c:v>
                </c:pt>
              </c:numCache>
            </c:numRef>
          </c:cat>
          <c:val>
            <c:numRef>
              <c:f>Sheet1!$B$14:$E$14</c:f>
              <c:numCache>
                <c:formatCode>General</c:formatCode>
                <c:ptCount val="4"/>
                <c:pt idx="0">
                  <c:v>3</c:v>
                </c:pt>
                <c:pt idx="1">
                  <c:v>6</c:v>
                </c:pt>
                <c:pt idx="2">
                  <c:v>5</c:v>
                </c:pt>
                <c:pt idx="3">
                  <c:v>2</c:v>
                </c:pt>
              </c:numCache>
            </c:numRef>
          </c:val>
          <c:extLst>
            <c:ext xmlns:c16="http://schemas.microsoft.com/office/drawing/2014/chart" uri="{C3380CC4-5D6E-409C-BE32-E72D297353CC}">
              <c16:uniqueId val="{00000001-9199-4E2E-9BB3-DC7737FBFBB2}"/>
            </c:ext>
          </c:extLst>
        </c:ser>
        <c:ser>
          <c:idx val="2"/>
          <c:order val="2"/>
          <c:tx>
            <c:strRef>
              <c:f>Sheet1!$A$15</c:f>
              <c:strCache>
                <c:ptCount val="1"/>
                <c:pt idx="0">
                  <c:v>Retention of foreign object inside patient </c:v>
                </c:pt>
              </c:strCache>
            </c:strRef>
          </c:tx>
          <c:spPr>
            <a:solidFill>
              <a:schemeClr val="accent3"/>
            </a:solidFill>
            <a:ln>
              <a:noFill/>
            </a:ln>
            <a:effectLst/>
          </c:spPr>
          <c:invertIfNegative val="0"/>
          <c:cat>
            <c:numRef>
              <c:f>Sheet1!$B$12:$E$12</c:f>
              <c:numCache>
                <c:formatCode>General</c:formatCode>
                <c:ptCount val="4"/>
                <c:pt idx="0">
                  <c:v>2019</c:v>
                </c:pt>
                <c:pt idx="1">
                  <c:v>2020</c:v>
                </c:pt>
                <c:pt idx="2">
                  <c:v>2021</c:v>
                </c:pt>
                <c:pt idx="3">
                  <c:v>2022</c:v>
                </c:pt>
              </c:numCache>
            </c:numRef>
          </c:cat>
          <c:val>
            <c:numRef>
              <c:f>Sheet1!$B$15:$E$15</c:f>
              <c:numCache>
                <c:formatCode>General</c:formatCode>
                <c:ptCount val="4"/>
                <c:pt idx="0">
                  <c:v>3</c:v>
                </c:pt>
                <c:pt idx="1">
                  <c:v>1</c:v>
                </c:pt>
                <c:pt idx="2">
                  <c:v>3</c:v>
                </c:pt>
                <c:pt idx="3">
                  <c:v>1</c:v>
                </c:pt>
              </c:numCache>
            </c:numRef>
          </c:val>
          <c:extLst>
            <c:ext xmlns:c16="http://schemas.microsoft.com/office/drawing/2014/chart" uri="{C3380CC4-5D6E-409C-BE32-E72D297353CC}">
              <c16:uniqueId val="{00000002-9199-4E2E-9BB3-DC7737FBFBB2}"/>
            </c:ext>
          </c:extLst>
        </c:ser>
        <c:ser>
          <c:idx val="3"/>
          <c:order val="3"/>
          <c:tx>
            <c:strRef>
              <c:f>Sheet1!$A$16</c:f>
              <c:strCache>
                <c:ptCount val="1"/>
                <c:pt idx="0">
                  <c:v>Surgery on incorrect body  part</c:v>
                </c:pt>
              </c:strCache>
            </c:strRef>
          </c:tx>
          <c:spPr>
            <a:solidFill>
              <a:schemeClr val="accent4"/>
            </a:solidFill>
            <a:ln>
              <a:noFill/>
            </a:ln>
            <a:effectLst/>
          </c:spPr>
          <c:invertIfNegative val="0"/>
          <c:cat>
            <c:numRef>
              <c:f>Sheet1!$B$12:$E$12</c:f>
              <c:numCache>
                <c:formatCode>General</c:formatCode>
                <c:ptCount val="4"/>
                <c:pt idx="0">
                  <c:v>2019</c:v>
                </c:pt>
                <c:pt idx="1">
                  <c:v>2020</c:v>
                </c:pt>
                <c:pt idx="2">
                  <c:v>2021</c:v>
                </c:pt>
                <c:pt idx="3">
                  <c:v>2022</c:v>
                </c:pt>
              </c:numCache>
            </c:numRef>
          </c:cat>
          <c:val>
            <c:numRef>
              <c:f>Sheet1!$B$16:$E$16</c:f>
              <c:numCache>
                <c:formatCode>General</c:formatCode>
                <c:ptCount val="4"/>
                <c:pt idx="0">
                  <c:v>5</c:v>
                </c:pt>
                <c:pt idx="1">
                  <c:v>2</c:v>
                </c:pt>
                <c:pt idx="2">
                  <c:v>0</c:v>
                </c:pt>
                <c:pt idx="3">
                  <c:v>0</c:v>
                </c:pt>
              </c:numCache>
            </c:numRef>
          </c:val>
          <c:extLst>
            <c:ext xmlns:c16="http://schemas.microsoft.com/office/drawing/2014/chart" uri="{C3380CC4-5D6E-409C-BE32-E72D297353CC}">
              <c16:uniqueId val="{00000003-9199-4E2E-9BB3-DC7737FBFBB2}"/>
            </c:ext>
          </c:extLst>
        </c:ser>
        <c:dLbls>
          <c:showLegendKey val="0"/>
          <c:showVal val="0"/>
          <c:showCatName val="0"/>
          <c:showSerName val="0"/>
          <c:showPercent val="0"/>
          <c:showBubbleSize val="0"/>
        </c:dLbls>
        <c:gapWidth val="81"/>
        <c:overlap val="-27"/>
        <c:axId val="1052381583"/>
        <c:axId val="1052379663"/>
      </c:barChart>
      <c:catAx>
        <c:axId val="10523815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2379663"/>
        <c:crosses val="autoZero"/>
        <c:auto val="1"/>
        <c:lblAlgn val="ctr"/>
        <c:lblOffset val="100"/>
        <c:noMultiLvlLbl val="0"/>
      </c:catAx>
      <c:valAx>
        <c:axId val="10523796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23815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a:t>Adverse events form 2019-2023</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barChart>
        <c:barDir val="bar"/>
        <c:grouping val="clustered"/>
        <c:varyColors val="0"/>
        <c:ser>
          <c:idx val="1"/>
          <c:order val="1"/>
          <c:tx>
            <c:strRef>
              <c:f>Sheet1!$A$21</c:f>
              <c:strCache>
                <c:ptCount val="1"/>
                <c:pt idx="0">
                  <c:v>Adverse events</c:v>
                </c:pt>
              </c:strCache>
            </c:strRef>
          </c:tx>
          <c:spPr>
            <a:gradFill rotWithShape="1">
              <a:gsLst>
                <a:gs pos="0">
                  <a:schemeClr val="accent1">
                    <a:shade val="76000"/>
                    <a:satMod val="103000"/>
                    <a:lumMod val="102000"/>
                    <a:tint val="94000"/>
                  </a:schemeClr>
                </a:gs>
                <a:gs pos="50000">
                  <a:schemeClr val="accent1">
                    <a:shade val="76000"/>
                    <a:satMod val="110000"/>
                    <a:lumMod val="100000"/>
                    <a:shade val="100000"/>
                  </a:schemeClr>
                </a:gs>
                <a:gs pos="100000">
                  <a:schemeClr val="accent1">
                    <a:shade val="76000"/>
                    <a:lumMod val="99000"/>
                    <a:satMod val="120000"/>
                    <a:shade val="78000"/>
                  </a:schemeClr>
                </a:gs>
              </a:gsLst>
              <a:lin ang="5400000" scaled="0"/>
            </a:gradFill>
            <a:ln>
              <a:noFill/>
            </a:ln>
            <a:effectLst/>
          </c:spPr>
          <c:invertIfNegative val="0"/>
          <c:cat>
            <c:numRef>
              <c:f>Sheet1!$B$20:$F$20</c:f>
              <c:numCache>
                <c:formatCode>General</c:formatCode>
                <c:ptCount val="5"/>
                <c:pt idx="0">
                  <c:v>2019</c:v>
                </c:pt>
                <c:pt idx="1">
                  <c:v>2020</c:v>
                </c:pt>
                <c:pt idx="2">
                  <c:v>2021</c:v>
                </c:pt>
                <c:pt idx="3">
                  <c:v>2022</c:v>
                </c:pt>
                <c:pt idx="4">
                  <c:v>2023</c:v>
                </c:pt>
              </c:numCache>
            </c:numRef>
          </c:cat>
          <c:val>
            <c:numRef>
              <c:f>Sheet1!$B$21:$F$21</c:f>
              <c:numCache>
                <c:formatCode>General</c:formatCode>
                <c:ptCount val="5"/>
                <c:pt idx="0">
                  <c:v>29</c:v>
                </c:pt>
                <c:pt idx="1">
                  <c:v>45</c:v>
                </c:pt>
                <c:pt idx="2">
                  <c:v>45</c:v>
                </c:pt>
                <c:pt idx="3">
                  <c:v>35</c:v>
                </c:pt>
                <c:pt idx="4">
                  <c:v>37</c:v>
                </c:pt>
              </c:numCache>
            </c:numRef>
          </c:val>
          <c:extLst>
            <c:ext xmlns:c16="http://schemas.microsoft.com/office/drawing/2014/chart" uri="{C3380CC4-5D6E-409C-BE32-E72D297353CC}">
              <c16:uniqueId val="{00000000-67BB-424D-859B-7E2373245A64}"/>
            </c:ext>
          </c:extLst>
        </c:ser>
        <c:dLbls>
          <c:showLegendKey val="0"/>
          <c:showVal val="0"/>
          <c:showCatName val="0"/>
          <c:showSerName val="0"/>
          <c:showPercent val="0"/>
          <c:showBubbleSize val="0"/>
        </c:dLbls>
        <c:gapWidth val="100"/>
        <c:axId val="985297007"/>
        <c:axId val="985300367"/>
        <c:extLst>
          <c:ext xmlns:c15="http://schemas.microsoft.com/office/drawing/2012/chart" uri="{02D57815-91ED-43cb-92C2-25804820EDAC}">
            <c15:filteredBarSeries>
              <c15:ser>
                <c:idx val="0"/>
                <c:order val="0"/>
                <c:tx>
                  <c:strRef>
                    <c:extLst>
                      <c:ext uri="{02D57815-91ED-43cb-92C2-25804820EDAC}">
                        <c15:formulaRef>
                          <c15:sqref>Sheet1!$A$20</c15:sqref>
                        </c15:formulaRef>
                      </c:ext>
                    </c:extLst>
                    <c:strCache>
                      <c:ptCount val="1"/>
                      <c:pt idx="0">
                        <c:v>Year</c:v>
                      </c:pt>
                    </c:strCache>
                  </c:strRef>
                </c:tx>
                <c:spPr>
                  <a:gradFill rotWithShape="1">
                    <a:gsLst>
                      <a:gs pos="0">
                        <a:schemeClr val="accent1">
                          <a:tint val="77000"/>
                          <a:satMod val="103000"/>
                          <a:lumMod val="102000"/>
                          <a:tint val="94000"/>
                        </a:schemeClr>
                      </a:gs>
                      <a:gs pos="50000">
                        <a:schemeClr val="accent1">
                          <a:tint val="77000"/>
                          <a:satMod val="110000"/>
                          <a:lumMod val="100000"/>
                          <a:shade val="100000"/>
                        </a:schemeClr>
                      </a:gs>
                      <a:gs pos="100000">
                        <a:schemeClr val="accent1">
                          <a:tint val="77000"/>
                          <a:lumMod val="99000"/>
                          <a:satMod val="120000"/>
                          <a:shade val="78000"/>
                        </a:schemeClr>
                      </a:gs>
                    </a:gsLst>
                    <a:lin ang="5400000" scaled="0"/>
                  </a:gradFill>
                  <a:ln>
                    <a:noFill/>
                  </a:ln>
                  <a:effectLst/>
                </c:spPr>
                <c:invertIfNegative val="0"/>
                <c:cat>
                  <c:numRef>
                    <c:extLst>
                      <c:ext uri="{02D57815-91ED-43cb-92C2-25804820EDAC}">
                        <c15:formulaRef>
                          <c15:sqref>Sheet1!$B$20:$F$20</c15:sqref>
                        </c15:formulaRef>
                      </c:ext>
                    </c:extLst>
                    <c:numCache>
                      <c:formatCode>General</c:formatCode>
                      <c:ptCount val="5"/>
                      <c:pt idx="0">
                        <c:v>2019</c:v>
                      </c:pt>
                      <c:pt idx="1">
                        <c:v>2020</c:v>
                      </c:pt>
                      <c:pt idx="2">
                        <c:v>2021</c:v>
                      </c:pt>
                      <c:pt idx="3">
                        <c:v>2022</c:v>
                      </c:pt>
                      <c:pt idx="4">
                        <c:v>2023</c:v>
                      </c:pt>
                    </c:numCache>
                  </c:numRef>
                </c:cat>
                <c:val>
                  <c:numRef>
                    <c:extLst>
                      <c:ext uri="{02D57815-91ED-43cb-92C2-25804820EDAC}">
                        <c15:formulaRef>
                          <c15:sqref>Sheet1!$B$20:$F$20</c15:sqref>
                        </c15:formulaRef>
                      </c:ext>
                    </c:extLst>
                    <c:numCache>
                      <c:formatCode>General</c:formatCode>
                      <c:ptCount val="5"/>
                      <c:pt idx="0">
                        <c:v>2019</c:v>
                      </c:pt>
                      <c:pt idx="1">
                        <c:v>2020</c:v>
                      </c:pt>
                      <c:pt idx="2">
                        <c:v>2021</c:v>
                      </c:pt>
                      <c:pt idx="3">
                        <c:v>2022</c:v>
                      </c:pt>
                      <c:pt idx="4">
                        <c:v>2023</c:v>
                      </c:pt>
                    </c:numCache>
                  </c:numRef>
                </c:val>
                <c:extLst>
                  <c:ext xmlns:c16="http://schemas.microsoft.com/office/drawing/2014/chart" uri="{C3380CC4-5D6E-409C-BE32-E72D297353CC}">
                    <c16:uniqueId val="{00000001-67BB-424D-859B-7E2373245A64}"/>
                  </c:ext>
                </c:extLst>
              </c15:ser>
            </c15:filteredBarSeries>
          </c:ext>
        </c:extLst>
      </c:barChart>
      <c:catAx>
        <c:axId val="985297007"/>
        <c:scaling>
          <c:orientation val="minMax"/>
        </c:scaling>
        <c:delete val="0"/>
        <c:axPos val="l"/>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985300367"/>
        <c:crosses val="autoZero"/>
        <c:auto val="1"/>
        <c:lblAlgn val="ctr"/>
        <c:lblOffset val="100"/>
        <c:noMultiLvlLbl val="0"/>
      </c:catAx>
      <c:valAx>
        <c:axId val="985300367"/>
        <c:scaling>
          <c:orientation val="minMax"/>
          <c:max val="50"/>
          <c:min val="20"/>
        </c:scaling>
        <c:delete val="0"/>
        <c:axPos val="b"/>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98529700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Reversed" id="21">
  <a:schemeClr val="accent1"/>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Moh24</b:Tag>
    <b:SourceType>JournalArticle</b:SourceType>
    <b:Guid>{62A931B8-2AA0-4C12-B2C2-35F04FFD31F9}</b:Guid>
    <b:Author>
      <b:Author>
        <b:NameList>
          <b:Person>
            <b:Last>Mohammadi</b:Last>
            <b:First>F.</b:First>
          </b:Person>
          <b:Person>
            <b:Last>Rustaee</b:Last>
            <b:First>S.</b:First>
          </b:Person>
          <b:Person>
            <b:Last>Bijani</b:Last>
            <b:First>M.</b:First>
          </b:Person>
        </b:NameList>
      </b:Author>
    </b:Author>
    <b:Title>The factors influencing patient safety management as perceived by emergency department nurses: A qualitative study</b:Title>
    <b:JournalName>Nursing open,(11)</b:JournalName>
    <b:Year>2024</b:Year>
    <b:Pages>3</b:Pages>
    <b:RefOrder>1</b:RefOrder>
  </b:Source>
  <b:Source>
    <b:Tag>Fel20</b:Tag>
    <b:SourceType>JournalArticle</b:SourceType>
    <b:Guid>{B95D45DA-2D53-4C81-B1A5-41887675579F}</b:Guid>
    <b:Author>
      <b:Author>
        <b:NameList>
          <b:Person>
            <b:Last>Feldman</b:Last>
            <b:First>E.</b:First>
          </b:Person>
          <b:Person>
            <b:Last>Doucette</b:Last>
            <b:First>D.</b:First>
            <b:Middle>J.</b:Middle>
          </b:Person>
        </b:NameList>
      </b:Author>
    </b:Author>
    <b:Title>Mystery malaise: Discovering and defining burnout</b:Title>
    <b:JournalName>Primary Care Reports, 26(7)</b:JournalName>
    <b:Year>2020</b:Year>
    <b:RefOrder>2</b:RefOrder>
  </b:Source>
  <b:Source>
    <b:Tag>Lea24</b:Tag>
    <b:SourceType>InternetSite</b:SourceType>
    <b:Guid>{AE466D05-63B8-43C9-8D01-5A44328AADD3}</b:Guid>
    <b:Title>Patient safety amid nursing workforce challenges</b:Title>
    <b:Year>2024</b:Year>
    <b:Author>
      <b:Author>
        <b:NameList>
          <b:Person>
            <b:Last>Leary</b:Last>
            <b:First>K.</b:First>
            <b:Middle>B.</b:Middle>
          </b:Person>
          <b:Person>
            <b:Last>Lee</b:Last>
            <b:First>M.</b:First>
          </b:Person>
          <b:Person>
            <b:Last>Mossburg</b:Last>
            <b:First>S.</b:First>
          </b:Person>
        </b:NameList>
      </b:Author>
    </b:Author>
    <b:InternetSiteTitle>PSNet</b:InternetSiteTitle>
    <b:URL>https://psnet.ahrq.gov/perspective/patient-safety-amid-nursing-workforce-challenges</b:URL>
    <b:RefOrder>3</b:RefOrder>
  </b:Source>
  <b:Source>
    <b:Tag>Ass</b:Tag>
    <b:SourceType>InternetSite</b:SourceType>
    <b:Guid>{C94190BD-3882-4E94-8C6A-5CB7192BCE50}</b:Guid>
    <b:Author>
      <b:Author>
        <b:NameList>
          <b:Person>
            <b:Last>Association of Health Care Journalists</b:Last>
            <b:First>n.d.</b:First>
          </b:Person>
        </b:NameList>
      </b:Author>
    </b:Author>
    <b:Title>HospitalInspections.org</b:Title>
    <b:InternetSiteTitle>Association of Health Care Journalists</b:InternetSiteTitle>
    <b:URL>https://www.hospitalinspections.org/report-detail/NAF411</b:URL>
    <b:RefOrder>4</b:RefOrder>
  </b:Source>
  <b:Source>
    <b:Tag>Mor21</b:Tag>
    <b:SourceType>JournalArticle</b:SourceType>
    <b:Guid>{6734BCC0-945A-477D-8D89-6903A6BA7FA8}</b:Guid>
    <b:Title>Developing a patient safety guide for primary care: A co‑design approach involving patients, carers, and clinicians</b:Title>
    <b:Year>2021</b:Year>
    <b:Author>
      <b:Author>
        <b:NameList>
          <b:Person>
            <b:Last>Morris</b:Last>
            <b:First>R.</b:First>
            <b:Middle>L.</b:Middle>
          </b:Person>
          <b:Person>
            <b:Last>Ruddock</b:Last>
            <b:First>A.</b:First>
          </b:Person>
          <b:Person>
            <b:Last>Gallacher</b:Last>
            <b:First>K.</b:First>
          </b:Person>
          <b:Person>
            <b:Last>Rolfe</b:Last>
            <b:First>C.</b:First>
          </b:Person>
          <b:Person>
            <b:Last>Giles</b:Last>
            <b:First>S.</b:First>
          </b:Person>
          <b:Person>
            <b:Last>Campbell</b:Last>
            <b:First>S.</b:First>
          </b:Person>
        </b:NameList>
      </b:Author>
    </b:Author>
    <b:JournalName>Health Expectations, 24(1)</b:JournalName>
    <b:Pages>42-52</b:Pages>
    <b:RefOrder>6</b:RefOrder>
  </b:Source>
  <b:Source>
    <b:Tag>Con23</b:Tag>
    <b:SourceType>Report</b:SourceType>
    <b:Guid>{E63F0FAF-0A4B-4336-9310-95FAD3327604}</b:Guid>
    <b:Title>Adverse events report 2023</b:Title>
    <b:Year>2023</b:Year>
    <b:Author>
      <b:Author>
        <b:NameList>
          <b:Person>
            <b:Last>Health</b:Last>
            <b:First>Connecticut</b:First>
            <b:Middle>Department of Public</b:Middle>
          </b:Person>
        </b:NameList>
      </b:Author>
    </b:Author>
    <b:RefOrder>5</b:RefOrder>
  </b:Source>
  <b:Source>
    <b:Tag>Wol20</b:Tag>
    <b:SourceType>InternetSite</b:SourceType>
    <b:Guid>{90C8AEDC-3AD7-4977-B648-CC05A43E67BE}</b:Guid>
    <b:Title>The importance of the optimal nurse‑to‑patient ratio</b:Title>
    <b:Year>2020</b:Year>
    <b:Author>
      <b:Author>
        <b:NameList>
          <b:Person>
            <b:Last>Wolters Kluwer</b:Last>
          </b:Person>
        </b:NameList>
      </b:Author>
    </b:Author>
    <b:InternetSiteTitle>Wolters Kluwer</b:InternetSiteTitle>
    <b:URL>https://www.wolterskluwer.com/en/expert-insights/the-importance-of-the-optimal-nursetopatient-ratio</b:URL>
    <b:RefOrder>7</b:RefOrder>
  </b:Source>
  <b:Source>
    <b:Tag>Wor211</b:Tag>
    <b:SourceType>Report</b:SourceType>
    <b:Guid>{8F573454-01C5-49B8-AE3D-C22D9D9EA539}</b:Guid>
    <b:Title>Global patient safety action plan 2021–2030: Towards eliminating avoidable harm in health care</b:Title>
    <b:Year>2021</b:Year>
    <b:URL>https://www.who.int/publications/i/item/9789240032705</b:URL>
    <b:Author>
      <b:Author>
        <b:NameList>
          <b:Person>
            <b:Last>Organization</b:Last>
            <b:First>World</b:First>
            <b:Middle>Health</b:Middle>
          </b:Person>
        </b:NameList>
      </b:Author>
    </b:Author>
    <b:RefOrder>8</b:RefOrder>
  </b:Source>
  <b:Source>
    <b:Tag>Joi</b:Tag>
    <b:SourceType>InternetSite</b:SourceType>
    <b:Guid>{C6882D55-4515-4848-8409-0458FAA8E079}</b:Guid>
    <b:Author>
      <b:Author>
        <b:NameList>
          <b:Person>
            <b:Last>Commission</b:Last>
            <b:First>Joint</b:First>
          </b:Person>
        </b:NameList>
      </b:Author>
    </b:Author>
    <b:Title>National Performance Goals (NPGs)</b:Title>
    <b:InternetSiteTitle>Joint Commission</b:InternetSiteTitle>
    <b:URL>https://digitalassets.jointcommission.org/api/public/content/9ca80055182b4274842a5780a94f2c82?v=149a13a9&amp;_gl=1*53pufz*_gcl_au*MjI4MzIyMDk1LjE3NjQ0NzA5MTE.*_ga*MTcyODA1OTY3OS4xNzY0NDcwOTEz*_ga_K31T0BHP4T*czE3NjQ0NzA5MTMkbzEkZzEkdDE3NjQ0NzEzMTUkajYkbDAkaDA.</b:URL>
    <b:RefOrder>9</b:RefOrder>
  </b:Source>
</b:Sources>
</file>

<file path=customXml/itemProps1.xml><?xml version="1.0" encoding="utf-8"?>
<ds:datastoreItem xmlns:ds="http://schemas.openxmlformats.org/officeDocument/2006/customXml" ds:itemID="{8734584D-8ADE-4EDD-ABAD-47851AC5A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13</Pages>
  <Words>3492</Words>
  <Characters>19905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alexis</dc:creator>
  <cp:keywords/>
  <dc:description/>
  <cp:lastModifiedBy>annie alexis</cp:lastModifiedBy>
  <cp:revision>142</cp:revision>
  <dcterms:created xsi:type="dcterms:W3CDTF">2025-11-19T02:04:00Z</dcterms:created>
  <dcterms:modified xsi:type="dcterms:W3CDTF">2026-10-13T14:58:00Z</dcterms:modified>
</cp:coreProperties>
</file>